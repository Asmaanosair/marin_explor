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094B" w14:textId="77777777" w:rsidR="00936C42" w:rsidRPr="00936C42" w:rsidRDefault="00936C42" w:rsidP="00936C42">
      <w:pPr>
        <w:bidi/>
        <w:jc w:val="center"/>
        <w:rPr>
          <w:rFonts w:ascii="Frutiger LT Arabic 45 Light" w:hAnsi="Frutiger LT Arabic 45 Light" w:cs="Frutiger LT Arabic 45 Light"/>
          <w:bCs/>
          <w:sz w:val="36"/>
          <w:szCs w:val="36"/>
        </w:rPr>
      </w:pPr>
      <w:r w:rsidRPr="00936C42">
        <w:rPr>
          <w:rFonts w:ascii="Frutiger LT Arabic 45 Light" w:hAnsi="Frutiger LT Arabic 45 Light" w:cs="Frutiger LT Arabic 45 Light"/>
          <w:bCs/>
          <w:sz w:val="36"/>
          <w:szCs w:val="36"/>
          <w:rtl/>
        </w:rPr>
        <w:t>محتوى الموقع الإلكتروني</w:t>
      </w:r>
    </w:p>
    <w:p w14:paraId="7A775304" w14:textId="5105B35C" w:rsidR="00936C42" w:rsidRPr="00936C42" w:rsidRDefault="00936C42" w:rsidP="00936C42">
      <w:pPr>
        <w:bidi/>
        <w:jc w:val="center"/>
        <w:rPr>
          <w:rFonts w:ascii="Frutiger LT Arabic 45 Light" w:hAnsi="Frutiger LT Arabic 45 Light" w:cs="Frutiger LT Arabic 45 Light"/>
          <w:bCs/>
          <w:sz w:val="36"/>
          <w:szCs w:val="36"/>
        </w:rPr>
      </w:pPr>
      <w:r w:rsidRPr="00936C42">
        <w:rPr>
          <w:rFonts w:ascii="Frutiger LT Arabic 45 Light" w:hAnsi="Frutiger LT Arabic 45 Light" w:cs="Frutiger LT Arabic 45 Light"/>
          <w:bCs/>
          <w:sz w:val="36"/>
          <w:szCs w:val="36"/>
          <w:rtl/>
        </w:rPr>
        <w:t xml:space="preserve">شركة </w:t>
      </w:r>
      <w:r w:rsidR="0051782F" w:rsidRPr="0051782F">
        <w:rPr>
          <w:rFonts w:ascii="Frutiger LT Arabic 45 Light" w:hAnsi="Frutiger LT Arabic 45 Light" w:cs="Frutiger LT Arabic 45 Light"/>
          <w:bCs/>
          <w:sz w:val="36"/>
          <w:szCs w:val="36"/>
          <w:rtl/>
        </w:rPr>
        <w:t>استكشاف البحار</w:t>
      </w:r>
    </w:p>
    <w:p w14:paraId="008EBA1D" w14:textId="77777777" w:rsidR="00633D1B" w:rsidRDefault="00633D1B" w:rsidP="00936C42">
      <w:p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</w:pPr>
    </w:p>
    <w:p w14:paraId="0A1B90CA" w14:textId="77777777" w:rsidR="00633D1B" w:rsidRDefault="00633D1B" w:rsidP="00633D1B">
      <w:p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</w:pPr>
    </w:p>
    <w:p w14:paraId="4EB8B950" w14:textId="7E8687FA" w:rsidR="00936C42" w:rsidRPr="00936C42" w:rsidRDefault="00936C42" w:rsidP="00633D1B">
      <w:pPr>
        <w:bidi/>
        <w:rPr>
          <w:rFonts w:ascii="Frutiger LT Arabic 45 Light" w:hAnsi="Frutiger LT Arabic 45 Light" w:cs="Frutiger LT Arabic 45 Light"/>
          <w:b/>
          <w:color w:val="0F4761" w:themeColor="accent1" w:themeShade="BF"/>
          <w:sz w:val="28"/>
          <w:szCs w:val="28"/>
        </w:rPr>
      </w:pPr>
      <w:r w:rsidRPr="00936C42"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t>هيكل التبويبات</w:t>
      </w:r>
      <w:r w:rsidRPr="00936C42">
        <w:rPr>
          <w:rFonts w:ascii="Frutiger LT Arabic 45 Light" w:hAnsi="Frutiger LT Arabic 45 Light" w:cs="Frutiger LT Arabic 45 Light" w:hint="cs"/>
          <w:b/>
          <w:color w:val="0F4761" w:themeColor="accent1" w:themeShade="BF"/>
          <w:sz w:val="28"/>
          <w:szCs w:val="28"/>
          <w:rtl/>
        </w:rPr>
        <w:t xml:space="preserve"> </w:t>
      </w:r>
      <w:r w:rsidRPr="00936C42">
        <w:rPr>
          <w:rFonts w:ascii="Frutiger LT Arabic 45 Light" w:hAnsi="Frutiger LT Arabic 45 Light" w:cs="Frutiger LT Arabic 45 Light"/>
          <w:b/>
          <w:color w:val="0F4761" w:themeColor="accent1" w:themeShade="BF"/>
          <w:sz w:val="28"/>
          <w:szCs w:val="28"/>
        </w:rPr>
        <w:t xml:space="preserve"> (Site Navigation)</w:t>
      </w:r>
    </w:p>
    <w:p w14:paraId="1FAA0B74" w14:textId="3D6CF7E6" w:rsidR="00936C42" w:rsidRPr="004A1C27" w:rsidRDefault="00936C42" w:rsidP="004A1C27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 w:val="40"/>
          <w:szCs w:val="24"/>
          <w:rtl/>
        </w:rPr>
        <w:t>الصفحة الرئيسية</w:t>
      </w:r>
    </w:p>
    <w:p w14:paraId="59862F5D" w14:textId="1B2A02B2" w:rsidR="00936C42" w:rsidRPr="004A1C27" w:rsidRDefault="00936C42" w:rsidP="004A1C27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 w:val="40"/>
          <w:szCs w:val="24"/>
          <w:rtl/>
        </w:rPr>
        <w:t>من نحن</w:t>
      </w:r>
    </w:p>
    <w:p w14:paraId="0BD3F4E8" w14:textId="1112D868" w:rsidR="00936C42" w:rsidRPr="004A1C27" w:rsidRDefault="00936C42" w:rsidP="004A1C27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 w:val="40"/>
          <w:szCs w:val="24"/>
          <w:rtl/>
        </w:rPr>
        <w:t>الخدمات</w:t>
      </w:r>
    </w:p>
    <w:p w14:paraId="5D670DE5" w14:textId="6F60EFFA" w:rsidR="00936C42" w:rsidRPr="004A1C27" w:rsidRDefault="00936C42" w:rsidP="004A1C27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 w:val="40"/>
          <w:szCs w:val="24"/>
          <w:rtl/>
        </w:rPr>
        <w:t>المنتجات</w:t>
      </w:r>
    </w:p>
    <w:p w14:paraId="558CEB13" w14:textId="7AD9D905" w:rsidR="00936C42" w:rsidRPr="004A1C27" w:rsidRDefault="00936C42" w:rsidP="004A1C27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 w:val="40"/>
          <w:szCs w:val="24"/>
          <w:rtl/>
        </w:rPr>
        <w:t>القطاعات</w:t>
      </w:r>
    </w:p>
    <w:p w14:paraId="1A230C6D" w14:textId="1D9AB911" w:rsidR="00936C42" w:rsidRPr="004A1C27" w:rsidRDefault="00936C42" w:rsidP="004A1C27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 w:val="40"/>
          <w:szCs w:val="24"/>
          <w:rtl/>
        </w:rPr>
        <w:t>القدرات التشغيلية</w:t>
      </w:r>
    </w:p>
    <w:p w14:paraId="4DA060E0" w14:textId="631FDC1C" w:rsidR="00936C42" w:rsidRDefault="00936C42" w:rsidP="004A1C27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 w:val="40"/>
          <w:szCs w:val="24"/>
          <w:rtl/>
        </w:rPr>
        <w:t>اتصل بنا</w:t>
      </w:r>
    </w:p>
    <w:p w14:paraId="12D03A22" w14:textId="77777777" w:rsidR="00633D1B" w:rsidRDefault="00633D1B">
      <w:pPr>
        <w:spacing w:after="160" w:line="278" w:lineRule="auto"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</w:pPr>
      <w:r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br w:type="page"/>
      </w:r>
    </w:p>
    <w:p w14:paraId="1CB162D2" w14:textId="5E8E43E9" w:rsidR="00936C42" w:rsidRPr="004A1C27" w:rsidRDefault="00936C42" w:rsidP="004A1C27">
      <w:pPr>
        <w:pStyle w:val="ListParagraph"/>
        <w:numPr>
          <w:ilvl w:val="0"/>
          <w:numId w:val="9"/>
        </w:num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</w:rPr>
      </w:pPr>
      <w:r w:rsidRPr="004A1C27"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lastRenderedPageBreak/>
        <w:t>الصفحة الرئيسية</w:t>
      </w:r>
    </w:p>
    <w:p w14:paraId="5C28C5EA" w14:textId="7F72D5EA" w:rsidR="00936C42" w:rsidRPr="004A1C27" w:rsidRDefault="00936C42" w:rsidP="004A1C27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4A1C27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العنوان الرئيسي</w:t>
      </w:r>
      <w:r w:rsidR="004A1C27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  <w:t xml:space="preserve"> </w:t>
      </w:r>
      <w:r w:rsidRPr="004A1C27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  <w:t xml:space="preserve"> (Hero</w:t>
      </w:r>
      <w:r w:rsidR="004A1C27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  <w:t>)</w:t>
      </w:r>
    </w:p>
    <w:p w14:paraId="6B9E27C5" w14:textId="334D157F" w:rsidR="00E6394B" w:rsidRPr="0003321D" w:rsidRDefault="0003321D" w:rsidP="0003321D">
      <w:pPr>
        <w:pStyle w:val="ListParagraph"/>
        <w:numPr>
          <w:ilvl w:val="0"/>
          <w:numId w:val="16"/>
        </w:numPr>
        <w:bidi/>
        <w:rPr>
          <w:rFonts w:ascii="Frutiger LT Arabic 45 Light" w:hAnsi="Frutiger LT Arabic 45 Light" w:cs="Frutiger LT Arabic 45 Light"/>
          <w:b/>
          <w:sz w:val="40"/>
          <w:szCs w:val="24"/>
          <w:rtl/>
        </w:rPr>
      </w:pPr>
      <w:r w:rsidRPr="0003321D">
        <w:rPr>
          <w:rFonts w:ascii="Frutiger LT Arabic 45 Light" w:hAnsi="Frutiger LT Arabic 45 Light" w:cs="Frutiger LT Arabic 45 Light"/>
          <w:bCs/>
          <w:sz w:val="40"/>
          <w:szCs w:val="24"/>
          <w:rtl/>
        </w:rPr>
        <w:t>العنوان</w:t>
      </w:r>
      <w:r>
        <w:rPr>
          <w:rFonts w:ascii="Frutiger LT Arabic 45 Light" w:hAnsi="Frutiger LT Arabic 45 Light" w:cs="Frutiger LT Arabic 45 Light" w:hint="cs"/>
          <w:b/>
          <w:sz w:val="40"/>
          <w:szCs w:val="24"/>
          <w:rtl/>
        </w:rPr>
        <w:t xml:space="preserve">: </w:t>
      </w:r>
      <w:r w:rsidR="001C3BEA" w:rsidRPr="0003321D">
        <w:rPr>
          <w:rFonts w:ascii="Frutiger LT Arabic 45 Light" w:hAnsi="Frutiger LT Arabic 45 Light" w:cs="Frutiger LT Arabic 45 Light" w:hint="cs"/>
          <w:b/>
          <w:sz w:val="40"/>
          <w:szCs w:val="24"/>
          <w:rtl/>
        </w:rPr>
        <w:t>ريادة</w:t>
      </w:r>
      <w:r w:rsidR="00E6394B" w:rsidRPr="0003321D">
        <w:rPr>
          <w:rFonts w:ascii="Frutiger LT Arabic 45 Light" w:hAnsi="Frutiger LT Arabic 45 Light" w:cs="Frutiger LT Arabic 45 Light"/>
          <w:b/>
          <w:sz w:val="40"/>
          <w:szCs w:val="24"/>
          <w:rtl/>
        </w:rPr>
        <w:t xml:space="preserve"> استكشاف أعماق البحار من خلال التقنيات المتقدمة </w:t>
      </w:r>
    </w:p>
    <w:p w14:paraId="5A496C13" w14:textId="2D8E4AA6" w:rsidR="001C3BEA" w:rsidRPr="0003321D" w:rsidRDefault="0003321D" w:rsidP="0003321D">
      <w:pPr>
        <w:pStyle w:val="ListParagraph"/>
        <w:numPr>
          <w:ilvl w:val="0"/>
          <w:numId w:val="16"/>
        </w:numPr>
        <w:bidi/>
        <w:rPr>
          <w:rFonts w:ascii="Frutiger LT Arabic 45 Light" w:hAnsi="Frutiger LT Arabic 45 Light" w:cs="Frutiger LT Arabic 45 Light"/>
          <w:b/>
          <w:sz w:val="40"/>
          <w:szCs w:val="24"/>
          <w:rtl/>
        </w:rPr>
      </w:pPr>
      <w:r w:rsidRPr="0003321D">
        <w:rPr>
          <w:rFonts w:ascii="Frutiger LT Arabic 45 Light" w:hAnsi="Frutiger LT Arabic 45 Light" w:cs="Frutiger LT Arabic 45 Light"/>
          <w:bCs/>
          <w:sz w:val="40"/>
          <w:szCs w:val="24"/>
          <w:rtl/>
        </w:rPr>
        <w:t>الوصف</w:t>
      </w:r>
      <w:r>
        <w:rPr>
          <w:rFonts w:ascii="Frutiger LT Arabic 45 Light" w:hAnsi="Frutiger LT Arabic 45 Light" w:cs="Frutiger LT Arabic 45 Light" w:hint="cs"/>
          <w:b/>
          <w:sz w:val="40"/>
          <w:szCs w:val="24"/>
          <w:rtl/>
        </w:rPr>
        <w:t xml:space="preserve">: </w:t>
      </w:r>
      <w:r w:rsidR="001C3BEA" w:rsidRPr="0003321D">
        <w:rPr>
          <w:rFonts w:ascii="Frutiger LT Arabic 45 Light" w:hAnsi="Frutiger LT Arabic 45 Light" w:cs="Frutiger LT Arabic 45 Light"/>
          <w:b/>
          <w:sz w:val="40"/>
          <w:szCs w:val="24"/>
          <w:rtl/>
        </w:rPr>
        <w:t>نوفر حلولاً ذكية ومتكاملة للوصول إلى بيانات ما تحت الماء بدقة متناهية وكفاءة تشغيلية عالية</w:t>
      </w:r>
      <w:r w:rsidR="001C3BEA" w:rsidRPr="0003321D">
        <w:rPr>
          <w:rFonts w:ascii="Frutiger LT Arabic 45 Light" w:hAnsi="Frutiger LT Arabic 45 Light" w:cs="Frutiger LT Arabic 45 Light" w:hint="cs"/>
          <w:b/>
          <w:sz w:val="40"/>
          <w:szCs w:val="24"/>
          <w:rtl/>
        </w:rPr>
        <w:t>.</w:t>
      </w:r>
    </w:p>
    <w:p w14:paraId="09A25B8D" w14:textId="77777777" w:rsidR="00936C42" w:rsidRPr="004A1C27" w:rsidRDefault="00936C42" w:rsidP="004A1C27">
      <w:pPr>
        <w:bidi/>
        <w:spacing w:after="0"/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</w:pPr>
      <w:r w:rsidRPr="004A1C27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فقرة تعريفية مختصرة</w:t>
      </w:r>
    </w:p>
    <w:p w14:paraId="349ED8D6" w14:textId="7A4D2400" w:rsidR="00936C42" w:rsidRPr="004A1C27" w:rsidRDefault="00936C42" w:rsidP="0062151D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 xml:space="preserve">شركة </w:t>
      </w:r>
      <w:r w:rsidR="0051782F">
        <w:rPr>
          <w:rFonts w:ascii="Frutiger LT Arabic 45 Light" w:hAnsi="Frutiger LT Arabic 45 Light" w:cs="Frutiger LT Arabic 45 Light" w:hint="cs"/>
          <w:b/>
          <w:szCs w:val="24"/>
          <w:rtl/>
        </w:rPr>
        <w:t>استكشاف البحار</w:t>
      </w:r>
      <w:r w:rsidR="0051782F" w:rsidRPr="00633D1B">
        <w:rPr>
          <w:rFonts w:ascii="Frutiger LT Arabic 45 Light" w:hAnsi="Frutiger LT Arabic 45 Light" w:cs="Frutiger LT Arabic 45 Light"/>
          <w:b/>
          <w:szCs w:val="24"/>
          <w:rtl/>
        </w:rPr>
        <w:t xml:space="preserve"> </w:t>
      </w: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>تقدم حلولًا متقدمة تعتمد على مركبات ذاتية الحركة تحت الماء</w:t>
      </w:r>
      <w:r w:rsidRPr="004A1C27">
        <w:rPr>
          <w:rFonts w:ascii="Frutiger LT Arabic 45 Light" w:hAnsi="Frutiger LT Arabic 45 Light" w:cs="Frutiger LT Arabic 45 Light"/>
          <w:b/>
          <w:szCs w:val="24"/>
        </w:rPr>
        <w:t xml:space="preserve"> </w:t>
      </w:r>
      <w:r w:rsidRPr="004A1C27">
        <w:rPr>
          <w:rFonts w:ascii="Frutiger LT Arabic 45 Light" w:hAnsi="Frutiger LT Arabic 45 Light" w:cs="Frutiger LT Arabic 45 Light"/>
          <w:bCs/>
          <w:szCs w:val="24"/>
        </w:rPr>
        <w:t>(</w:t>
      </w:r>
      <w:r w:rsidR="0003321D" w:rsidRPr="004A1C27">
        <w:rPr>
          <w:rFonts w:ascii="Frutiger LT Arabic 45 Light" w:hAnsi="Frutiger LT Arabic 45 Light" w:cs="Frutiger LT Arabic 45 Light"/>
          <w:bCs/>
          <w:szCs w:val="24"/>
        </w:rPr>
        <w:t>AUV)</w:t>
      </w:r>
      <w:r w:rsidR="0003321D" w:rsidRPr="004A1C27">
        <w:rPr>
          <w:rFonts w:ascii="Frutiger LT Arabic 45 Light" w:hAnsi="Frutiger LT Arabic 45 Light" w:cs="Frutiger LT Arabic 45 Light"/>
          <w:b/>
          <w:szCs w:val="24"/>
        </w:rPr>
        <w:t xml:space="preserve"> </w:t>
      </w:r>
      <w:r w:rsidR="0003321D">
        <w:rPr>
          <w:rFonts w:ascii="Frutiger LT Arabic 45 Light" w:hAnsi="Frutiger LT Arabic 45 Light" w:cs="Frutiger LT Arabic 45 Light" w:hint="cs"/>
          <w:b/>
          <w:szCs w:val="24"/>
          <w:rtl/>
        </w:rPr>
        <w:t>لتنفيذ</w:t>
      </w: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 xml:space="preserve"> مهام المسح البحري، </w:t>
      </w:r>
      <w:r w:rsidR="0062151D" w:rsidRPr="0062151D">
        <w:rPr>
          <w:rFonts w:ascii="Frutiger LT Arabic 45 Light" w:hAnsi="Frutiger LT Arabic 45 Light" w:cs="Frutiger LT Arabic 45 Light"/>
          <w:b/>
          <w:szCs w:val="24"/>
          <w:rtl/>
        </w:rPr>
        <w:t>وقياسات وفحوصات ما تحت الماء</w:t>
      </w: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 xml:space="preserve">، </w:t>
      </w:r>
      <w:r w:rsidR="0062151D" w:rsidRPr="0062151D">
        <w:rPr>
          <w:rFonts w:ascii="Frutiger LT Arabic 45 Light" w:hAnsi="Frutiger LT Arabic 45 Light" w:cs="Frutiger LT Arabic 45 Light"/>
          <w:b/>
          <w:szCs w:val="24"/>
          <w:rtl/>
        </w:rPr>
        <w:t>ورصد البيئة البحرية</w:t>
      </w: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 xml:space="preserve">، لدعم قطاعات </w:t>
      </w:r>
      <w:r w:rsidR="0062151D" w:rsidRPr="0062151D">
        <w:rPr>
          <w:rFonts w:ascii="Frutiger LT Arabic 45 Light" w:hAnsi="Frutiger LT Arabic 45 Light" w:cs="Frutiger LT Arabic 45 Light"/>
          <w:b/>
          <w:szCs w:val="24"/>
          <w:rtl/>
        </w:rPr>
        <w:t>السلامة البحرية</w:t>
      </w:r>
      <w:r w:rsidR="0062151D">
        <w:rPr>
          <w:rFonts w:ascii="Frutiger LT Arabic 45 Light" w:hAnsi="Frutiger LT Arabic 45 Light" w:cs="Frutiger LT Arabic 45 Light"/>
          <w:b/>
          <w:szCs w:val="24"/>
        </w:rPr>
        <w:t xml:space="preserve"> </w:t>
      </w: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 xml:space="preserve">والطاقة والبنية التحتية البحرية بكفاءة </w:t>
      </w:r>
      <w:r w:rsidR="0003321D" w:rsidRPr="0003321D">
        <w:rPr>
          <w:rFonts w:ascii="Frutiger LT Arabic 45 Light" w:hAnsi="Frutiger LT Arabic 45 Light" w:cs="Frutiger LT Arabic 45 Light"/>
          <w:b/>
          <w:szCs w:val="24"/>
          <w:rtl/>
        </w:rPr>
        <w:t>وموثوقية</w:t>
      </w:r>
      <w:r w:rsidRPr="004A1C27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4CF14E73" w14:textId="2D22979F" w:rsidR="00936C42" w:rsidRPr="004A1C27" w:rsidRDefault="00936C42" w:rsidP="004A1C27">
      <w:pPr>
        <w:bidi/>
        <w:spacing w:after="0"/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</w:pPr>
      <w:r w:rsidRPr="004A1C27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ماذا نقدم</w:t>
      </w:r>
      <w:r w:rsidR="004A1C27">
        <w:rPr>
          <w:rFonts w:ascii="Frutiger LT Arabic 45 Light" w:hAnsi="Frutiger LT Arabic 45 Light" w:cs="Frutiger LT Arabic 45 Light" w:hint="cs"/>
          <w:bCs/>
          <w:color w:val="0F4761" w:themeColor="accent1" w:themeShade="BF"/>
          <w:sz w:val="26"/>
          <w:szCs w:val="26"/>
          <w:rtl/>
        </w:rPr>
        <w:t xml:space="preserve"> (</w:t>
      </w:r>
      <w:r w:rsidRPr="004A1C27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3 خدمات رئيسية في الصفحة</w:t>
      </w:r>
      <w:r w:rsidR="004A1C27">
        <w:rPr>
          <w:rFonts w:ascii="Frutiger LT Arabic 45 Light" w:hAnsi="Frutiger LT Arabic 45 Light" w:cs="Frutiger LT Arabic 45 Light" w:hint="cs"/>
          <w:bCs/>
          <w:color w:val="0F4761" w:themeColor="accent1" w:themeShade="BF"/>
          <w:sz w:val="26"/>
          <w:szCs w:val="26"/>
          <w:rtl/>
        </w:rPr>
        <w:t>)</w:t>
      </w:r>
    </w:p>
    <w:p w14:paraId="605B8145" w14:textId="30426A23" w:rsidR="00936C42" w:rsidRPr="004A1C27" w:rsidRDefault="00936C42" w:rsidP="004A1C27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 xml:space="preserve">المسح البحري </w:t>
      </w:r>
      <w:r w:rsidRPr="004A1C27">
        <w:rPr>
          <w:rFonts w:ascii="Frutiger LT Arabic 45 Light" w:hAnsi="Frutiger LT Arabic 45 Light" w:cs="Frutiger LT Arabic 45 Light"/>
          <w:b/>
          <w:szCs w:val="24"/>
        </w:rPr>
        <w:t xml:space="preserve">: </w:t>
      </w: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>جمع بيانات دقيقة لقاع البحر</w:t>
      </w:r>
      <w:r w:rsidRPr="004A1C27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317B18B2" w14:textId="13D2A9E5" w:rsidR="00936C42" w:rsidRPr="004A1C27" w:rsidRDefault="00936C42" w:rsidP="004A1C27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>الفحص تحت الماء</w:t>
      </w:r>
      <w:r w:rsidRPr="004A1C27">
        <w:rPr>
          <w:rFonts w:ascii="Frutiger LT Arabic 45 Light" w:hAnsi="Frutiger LT Arabic 45 Light" w:cs="Frutiger LT Arabic 45 Light"/>
          <w:b/>
          <w:szCs w:val="24"/>
        </w:rPr>
        <w:t xml:space="preserve"> (Underwater Inspection): </w:t>
      </w: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>فحص الأنابيب، والهياكل البحرية بدقة عالية</w:t>
      </w:r>
      <w:r w:rsidRPr="004A1C27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5A6F3C54" w14:textId="3836F709" w:rsidR="00936C42" w:rsidRPr="004A1C27" w:rsidRDefault="00936C42" w:rsidP="004A1C27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4A1C27">
        <w:rPr>
          <w:rFonts w:ascii="Frutiger LT Arabic 45 Light" w:hAnsi="Frutiger LT Arabic 45 Light" w:cs="Frutiger LT Arabic 45 Light"/>
          <w:b/>
          <w:szCs w:val="24"/>
          <w:rtl/>
        </w:rPr>
        <w:t>الرصد البيئي البحري</w:t>
      </w:r>
      <w:r w:rsidRPr="004A1C27">
        <w:rPr>
          <w:rFonts w:ascii="Frutiger LT Arabic 45 Light" w:hAnsi="Frutiger LT Arabic 45 Light" w:cs="Frutiger LT Arabic 45 Light"/>
          <w:b/>
          <w:szCs w:val="24"/>
        </w:rPr>
        <w:t xml:space="preserve"> (</w:t>
      </w:r>
      <w:r w:rsidR="0062151D" w:rsidRPr="0062151D">
        <w:rPr>
          <w:rFonts w:ascii="Frutiger LT Arabic 45 Light" w:hAnsi="Frutiger LT Arabic 45 Light" w:cs="Frutiger LT Arabic 45 Light"/>
          <w:b/>
          <w:szCs w:val="24"/>
        </w:rPr>
        <w:t>marine environmental testing, inspection and consulting</w:t>
      </w:r>
      <w:r w:rsidRPr="004A1C27">
        <w:rPr>
          <w:rFonts w:ascii="Frutiger LT Arabic 45 Light" w:hAnsi="Frutiger LT Arabic 45 Light" w:cs="Frutiger LT Arabic 45 Light"/>
          <w:b/>
          <w:szCs w:val="24"/>
        </w:rPr>
        <w:t>):</w:t>
      </w:r>
      <w:r w:rsidR="0062151D">
        <w:rPr>
          <w:rFonts w:ascii="Frutiger LT Arabic 45 Light" w:hAnsi="Frutiger LT Arabic 45 Light" w:cs="Frutiger LT Arabic 45 Light" w:hint="cs"/>
          <w:b/>
          <w:szCs w:val="24"/>
          <w:rtl/>
        </w:rPr>
        <w:t xml:space="preserve"> </w:t>
      </w:r>
      <w:r w:rsidR="0062151D" w:rsidRPr="0062151D">
        <w:rPr>
          <w:rFonts w:ascii="Frutiger LT Arabic 45 Light" w:hAnsi="Frutiger LT Arabic 45 Light" w:cs="Frutiger LT Arabic 45 Light"/>
          <w:b/>
          <w:szCs w:val="24"/>
          <w:rtl/>
        </w:rPr>
        <w:t>اختبارات البيئية البحرية، , والرصد ، والاستشارات</w:t>
      </w:r>
      <w:r w:rsidRPr="004A1C27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786A5048" w14:textId="3977F5F8" w:rsidR="00936C42" w:rsidRPr="004A1C27" w:rsidRDefault="00936C42" w:rsidP="004A1C27">
      <w:pPr>
        <w:bidi/>
        <w:spacing w:after="0"/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</w:pPr>
      <w:r w:rsidRPr="004A1C27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 xml:space="preserve">لماذا </w:t>
      </w:r>
      <w:r w:rsidR="005A78E9" w:rsidRPr="005A78E9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شركة استكشاف البحار</w:t>
      </w:r>
      <w:r w:rsidRPr="004A1C27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؟ (مختصر)</w:t>
      </w:r>
    </w:p>
    <w:p w14:paraId="50CC18E0" w14:textId="77777777" w:rsidR="00A4575F" w:rsidRPr="00A4575F" w:rsidRDefault="00A4575F" w:rsidP="00A4575F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A4575F">
        <w:rPr>
          <w:rFonts w:ascii="Frutiger LT Arabic 45 Light" w:hAnsi="Frutiger LT Arabic 45 Light" w:cs="Frutiger LT Arabic 45 Light"/>
          <w:b/>
          <w:bCs/>
          <w:szCs w:val="24"/>
          <w:rtl/>
        </w:rPr>
        <w:t>دقة البيانات</w:t>
      </w:r>
      <w:r w:rsidRPr="00A4575F">
        <w:rPr>
          <w:rFonts w:ascii="Frutiger LT Arabic 45 Light" w:hAnsi="Frutiger LT Arabic 45 Light" w:cs="Frutiger LT Arabic 45 Light"/>
          <w:b/>
          <w:bCs/>
          <w:szCs w:val="24"/>
        </w:rPr>
        <w:t>:</w:t>
      </w:r>
      <w:r w:rsidRPr="00A4575F">
        <w:rPr>
          <w:rFonts w:ascii="Frutiger LT Arabic 45 Light" w:hAnsi="Frutiger LT Arabic 45 Light" w:cs="Frutiger LT Arabic 45 Light"/>
          <w:b/>
          <w:szCs w:val="24"/>
        </w:rPr>
        <w:t xml:space="preserve"> </w:t>
      </w: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>تقارير وتحليلات عالية الجودة تدعم اتخاذ القرار الصحيح</w:t>
      </w:r>
      <w:r w:rsidRPr="00A4575F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6873DC7D" w14:textId="13B52BB3" w:rsidR="00A4575F" w:rsidRPr="00A4575F" w:rsidRDefault="00A4575F" w:rsidP="00A4575F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A4575F">
        <w:rPr>
          <w:rFonts w:ascii="Frutiger LT Arabic 45 Light" w:hAnsi="Frutiger LT Arabic 45 Light" w:cs="Frutiger LT Arabic 45 Light"/>
          <w:b/>
          <w:bCs/>
          <w:szCs w:val="24"/>
          <w:rtl/>
        </w:rPr>
        <w:t>أمان ملاحي مطلق</w:t>
      </w:r>
      <w:r w:rsidRPr="00A4575F">
        <w:rPr>
          <w:rFonts w:ascii="Frutiger LT Arabic 45 Light" w:hAnsi="Frutiger LT Arabic 45 Light" w:cs="Frutiger LT Arabic 45 Light"/>
          <w:b/>
          <w:bCs/>
          <w:szCs w:val="24"/>
        </w:rPr>
        <w:t>:</w:t>
      </w:r>
      <w:r w:rsidRPr="00A4575F">
        <w:rPr>
          <w:rFonts w:ascii="Frutiger LT Arabic 45 Light" w:hAnsi="Frutiger LT Arabic 45 Light" w:cs="Frutiger LT Arabic 45 Light"/>
          <w:b/>
          <w:szCs w:val="24"/>
        </w:rPr>
        <w:t xml:space="preserve"> </w:t>
      </w: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>تقليل المخاطر البشرية عبر تنفيذ المهام في البيئات الصعبة ذاتياً</w:t>
      </w:r>
      <w:r w:rsidRPr="00A4575F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3FDEA66A" w14:textId="77777777" w:rsidR="00A4575F" w:rsidRPr="00A4575F" w:rsidRDefault="00A4575F" w:rsidP="00A4575F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A4575F">
        <w:rPr>
          <w:rFonts w:ascii="Frutiger LT Arabic 45 Light" w:hAnsi="Frutiger LT Arabic 45 Light" w:cs="Frutiger LT Arabic 45 Light"/>
          <w:b/>
          <w:bCs/>
          <w:szCs w:val="24"/>
          <w:rtl/>
        </w:rPr>
        <w:t>كفاءة التكلفة</w:t>
      </w:r>
      <w:r w:rsidRPr="00A4575F">
        <w:rPr>
          <w:rFonts w:ascii="Frutiger LT Arabic 45 Light" w:hAnsi="Frutiger LT Arabic 45 Light" w:cs="Frutiger LT Arabic 45 Light"/>
          <w:b/>
          <w:bCs/>
          <w:szCs w:val="24"/>
        </w:rPr>
        <w:t>:</w:t>
      </w:r>
      <w:r w:rsidRPr="00A4575F">
        <w:rPr>
          <w:rFonts w:ascii="Frutiger LT Arabic 45 Light" w:hAnsi="Frutiger LT Arabic 45 Light" w:cs="Frutiger LT Arabic 45 Light"/>
          <w:b/>
          <w:szCs w:val="24"/>
        </w:rPr>
        <w:t xml:space="preserve"> </w:t>
      </w: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>خفض التكاليف التشغيلية بنسب ملموسة مقارنة بالطرق التقليدية</w:t>
      </w:r>
      <w:r w:rsidRPr="00A4575F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13BE8035" w14:textId="7AA21F33" w:rsidR="00A4575F" w:rsidRPr="00A4575F" w:rsidRDefault="00A4575F" w:rsidP="00A4575F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A4575F">
        <w:rPr>
          <w:rFonts w:ascii="Frutiger LT Arabic 45 Light" w:hAnsi="Frutiger LT Arabic 45 Light" w:cs="Frutiger LT Arabic 45 Light"/>
          <w:b/>
          <w:bCs/>
          <w:szCs w:val="24"/>
          <w:rtl/>
        </w:rPr>
        <w:lastRenderedPageBreak/>
        <w:t>سرعة التنفيذ</w:t>
      </w:r>
      <w:r w:rsidRPr="00A4575F">
        <w:rPr>
          <w:rFonts w:ascii="Frutiger LT Arabic 45 Light" w:hAnsi="Frutiger LT Arabic 45 Light" w:cs="Frutiger LT Arabic 45 Light"/>
          <w:b/>
          <w:bCs/>
          <w:szCs w:val="24"/>
        </w:rPr>
        <w:t>:</w:t>
      </w:r>
      <w:r w:rsidRPr="00A4575F">
        <w:rPr>
          <w:rFonts w:ascii="Frutiger LT Arabic 45 Light" w:hAnsi="Frutiger LT Arabic 45 Light" w:cs="Frutiger LT Arabic 45 Light"/>
          <w:b/>
          <w:szCs w:val="24"/>
        </w:rPr>
        <w:t xml:space="preserve"> </w:t>
      </w: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>استجابة سريعة ومهام منجزة في وقت قياسي لضمان استمرارية أعمالكم</w:t>
      </w:r>
      <w:r w:rsidRPr="00A4575F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2196DE55" w14:textId="04B0F548" w:rsidR="00936C42" w:rsidRPr="004A1C27" w:rsidRDefault="00936C42" w:rsidP="00A4575F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A4575F">
        <w:rPr>
          <w:rFonts w:ascii="Frutiger LT Arabic 45 Light" w:hAnsi="Frutiger LT Arabic 45 Light" w:cs="Frutiger LT Arabic 45 Light"/>
          <w:bCs/>
          <w:szCs w:val="24"/>
          <w:rtl/>
        </w:rPr>
        <w:t>تقنيات سعودية متطورة</w:t>
      </w:r>
      <w:r w:rsidR="005A78E9">
        <w:rPr>
          <w:rFonts w:ascii="Frutiger LT Arabic 45 Light" w:hAnsi="Frutiger LT Arabic 45 Light" w:cs="Frutiger LT Arabic 45 Light" w:hint="cs"/>
          <w:b/>
          <w:szCs w:val="24"/>
          <w:rtl/>
        </w:rPr>
        <w:t xml:space="preserve"> (</w:t>
      </w:r>
      <w:r w:rsidR="005A78E9" w:rsidRPr="005A78E9">
        <w:rPr>
          <w:rFonts w:ascii="Frutiger LT Arabic 45 Light" w:hAnsi="Frutiger LT Arabic 45 Light" w:cs="Frutiger LT Arabic 45 Light"/>
          <w:bCs/>
          <w:szCs w:val="24"/>
        </w:rPr>
        <w:t>Shaheen Autonomous Underwater Vehicle</w:t>
      </w:r>
      <w:r w:rsidR="005A78E9">
        <w:rPr>
          <w:rFonts w:ascii="Frutiger LT Arabic 45 Light" w:hAnsi="Frutiger LT Arabic 45 Light" w:cs="Frutiger LT Arabic 45 Light" w:hint="cs"/>
          <w:b/>
          <w:szCs w:val="24"/>
          <w:rtl/>
        </w:rPr>
        <w:t>)</w:t>
      </w:r>
    </w:p>
    <w:p w14:paraId="4210E36B" w14:textId="6050C8C1" w:rsidR="00936C42" w:rsidRPr="004A1C27" w:rsidRDefault="004A1C27" w:rsidP="004A1C27">
      <w:pPr>
        <w:bidi/>
        <w:spacing w:after="0"/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</w:pPr>
      <w:r>
        <w:rPr>
          <w:rFonts w:ascii="Frutiger LT Arabic 45 Light" w:hAnsi="Frutiger LT Arabic 45 Light" w:cs="Frutiger LT Arabic 45 Light" w:hint="cs"/>
          <w:bCs/>
          <w:color w:val="0F4761" w:themeColor="accent1" w:themeShade="BF"/>
          <w:sz w:val="26"/>
          <w:szCs w:val="26"/>
          <w:rtl/>
        </w:rPr>
        <w:t>ا</w:t>
      </w:r>
      <w:r w:rsidR="00936C42" w:rsidRPr="004A1C27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طلب تنفيذ مهمة بحرية الآن</w:t>
      </w:r>
      <w:r>
        <w:rPr>
          <w:rFonts w:ascii="Frutiger LT Arabic 45 Light" w:hAnsi="Frutiger LT Arabic 45 Light" w:cs="Frutiger LT Arabic 45 Light" w:hint="cs"/>
          <w:bCs/>
          <w:color w:val="0F4761" w:themeColor="accent1" w:themeShade="BF"/>
          <w:sz w:val="26"/>
          <w:szCs w:val="26"/>
          <w:rtl/>
        </w:rPr>
        <w:t xml:space="preserve">: </w:t>
      </w:r>
      <w:r w:rsidRPr="004A1C27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  <w:t>CTA</w:t>
      </w:r>
    </w:p>
    <w:p w14:paraId="01660A64" w14:textId="77777777" w:rsidR="00A4575F" w:rsidRDefault="00A4575F">
      <w:pPr>
        <w:spacing w:after="160" w:line="278" w:lineRule="auto"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</w:pPr>
      <w:r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br w:type="page"/>
      </w:r>
    </w:p>
    <w:p w14:paraId="6F5F6292" w14:textId="33A94FC5" w:rsidR="00936C42" w:rsidRPr="004A1C27" w:rsidRDefault="00936C42" w:rsidP="004A1C27">
      <w:pPr>
        <w:pStyle w:val="ListParagraph"/>
        <w:numPr>
          <w:ilvl w:val="0"/>
          <w:numId w:val="9"/>
        </w:num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</w:rPr>
      </w:pPr>
      <w:r w:rsidRPr="004A1C27"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lastRenderedPageBreak/>
        <w:t>من نحن</w:t>
      </w:r>
    </w:p>
    <w:p w14:paraId="466DE250" w14:textId="04D47CD6" w:rsidR="004A1C27" w:rsidRPr="006C258A" w:rsidRDefault="004A1C27" w:rsidP="00936C42">
      <w:p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</w:pPr>
      <w:r w:rsidRPr="006C258A">
        <w:rPr>
          <w:rFonts w:ascii="Frutiger LT Arabic 45 Light" w:hAnsi="Frutiger LT Arabic 45 Light" w:cs="Frutiger LT Arabic 45 Light" w:hint="cs"/>
          <w:bCs/>
          <w:color w:val="0F4761" w:themeColor="accent1" w:themeShade="BF"/>
          <w:sz w:val="26"/>
          <w:szCs w:val="26"/>
          <w:rtl/>
        </w:rPr>
        <w:t>من نحن</w:t>
      </w:r>
    </w:p>
    <w:p w14:paraId="7324C03B" w14:textId="77777777" w:rsidR="00A4575F" w:rsidRPr="00A4575F" w:rsidRDefault="00A4575F" w:rsidP="00A4575F">
      <w:p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</w:pPr>
      <w:r w:rsidRPr="00A4575F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تعريف الشركة</w:t>
      </w:r>
    </w:p>
    <w:p w14:paraId="63EF94F0" w14:textId="54FD25AA" w:rsidR="00A4575F" w:rsidRPr="00A4575F" w:rsidRDefault="00A4575F" w:rsidP="00A4575F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 xml:space="preserve">نحن شركة سعودية ناشئة ولدت من قلب </w:t>
      </w:r>
      <w:r w:rsidR="001D764E">
        <w:rPr>
          <w:rFonts w:ascii="Frutiger LT Arabic 45 Light" w:hAnsi="Frutiger LT Arabic 45 Light" w:cs="Frutiger LT Arabic 45 Light" w:hint="cs"/>
          <w:b/>
          <w:szCs w:val="24"/>
          <w:rtl/>
        </w:rPr>
        <w:t xml:space="preserve">المختبر الوطني </w:t>
      </w:r>
      <w:r w:rsidRPr="00A4575F">
        <w:rPr>
          <w:rFonts w:ascii="Frutiger LT Arabic 45 Light" w:hAnsi="Frutiger LT Arabic 45 Light" w:cs="Frutiger LT Arabic 45 Light"/>
          <w:b/>
          <w:szCs w:val="24"/>
        </w:rPr>
        <w:t>(KACST)</w:t>
      </w: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 xml:space="preserve">، لنقود التحول الرقمي في استكشاف </w:t>
      </w:r>
      <w:r w:rsidR="001D764E">
        <w:rPr>
          <w:rFonts w:ascii="Frutiger LT Arabic 45 Light" w:hAnsi="Frutiger LT Arabic 45 Light" w:cs="Frutiger LT Arabic 45 Light" w:hint="cs"/>
          <w:b/>
          <w:szCs w:val="24"/>
          <w:rtl/>
        </w:rPr>
        <w:t>البحار و</w:t>
      </w: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>المحيطات</w:t>
      </w:r>
      <w:r w:rsidRPr="00A4575F">
        <w:rPr>
          <w:rFonts w:ascii="Frutiger LT Arabic 45 Light" w:hAnsi="Frutiger LT Arabic 45 Light" w:cs="Frutiger LT Arabic 45 Light"/>
          <w:b/>
          <w:szCs w:val="24"/>
        </w:rPr>
        <w:t xml:space="preserve">. </w:t>
      </w: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>نهدف إلى تمكين قطاعات الطاقة والبنية التحتية والبيئة من فهم أعماق البحار وحماية ثرواتها عبر تقنيات الروبوتات المائية المتطورة</w:t>
      </w:r>
      <w:r w:rsidRPr="00A4575F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5BE8CBB3" w14:textId="77777777" w:rsidR="00A4575F" w:rsidRPr="00A4575F" w:rsidRDefault="00A4575F" w:rsidP="00A4575F">
      <w:p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</w:pPr>
      <w:r w:rsidRPr="00A4575F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رحلة "شاهين</w:t>
      </w:r>
      <w:r w:rsidRPr="00A4575F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  <w:t>"</w:t>
      </w:r>
    </w:p>
    <w:p w14:paraId="49387A74" w14:textId="6216301B" w:rsidR="00936C42" w:rsidRPr="004A1C27" w:rsidRDefault="00A4575F" w:rsidP="00A4575F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>بدأت رحلتنا في عام 2016 كأحد المشاريع الاستراتيجية المدعومة من برنامج (ندلب)، حيث نجحنا في تطوير مركبات "شاهين" الغواصة لتكون الحل الأمثل للعمل في البيئات البحرية المتنوعة للمملكة</w:t>
      </w:r>
      <w:r w:rsidRPr="00A4575F">
        <w:rPr>
          <w:rFonts w:ascii="Frutiger LT Arabic 45 Light" w:hAnsi="Frutiger LT Arabic 45 Light" w:cs="Frutiger LT Arabic 45 Light"/>
          <w:b/>
          <w:szCs w:val="24"/>
        </w:rPr>
        <w:t xml:space="preserve">. </w:t>
      </w: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>واليوم، ننتقل بهذه التقنية من النماذج الأولية إلى التشغيل التجاري الفعلي بدعم من برنامج</w:t>
      </w:r>
      <w:r w:rsidRPr="00A4575F">
        <w:rPr>
          <w:rFonts w:ascii="Frutiger LT Arabic 45 Light" w:hAnsi="Frutiger LT Arabic 45 Light" w:cs="Frutiger LT Arabic 45 Light"/>
          <w:b/>
          <w:szCs w:val="24"/>
        </w:rPr>
        <w:t xml:space="preserve"> (NTDP) </w:t>
      </w:r>
      <w:r w:rsidRPr="00A4575F">
        <w:rPr>
          <w:rFonts w:ascii="Frutiger LT Arabic 45 Light" w:hAnsi="Frutiger LT Arabic 45 Light" w:cs="Frutiger LT Arabic 45 Light"/>
          <w:b/>
          <w:szCs w:val="24"/>
          <w:rtl/>
        </w:rPr>
        <w:t>وحاضنة (الكراج)</w:t>
      </w:r>
      <w:r w:rsidR="00936C42" w:rsidRPr="004A1C27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16BE90D4" w14:textId="77777777" w:rsidR="00936C42" w:rsidRPr="006C258A" w:rsidRDefault="00936C42" w:rsidP="00936C42">
      <w:p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رؤيتنا</w:t>
      </w:r>
    </w:p>
    <w:p w14:paraId="27C6E2F1" w14:textId="51828D32" w:rsidR="00936C42" w:rsidRPr="006C258A" w:rsidRDefault="001D764E" w:rsidP="001D764E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1D764E">
        <w:rPr>
          <w:rFonts w:ascii="Frutiger LT Arabic 45 Light" w:hAnsi="Frutiger LT Arabic 45 Light" w:cs="Frutiger LT Arabic 45 Light"/>
          <w:b/>
          <w:szCs w:val="24"/>
          <w:rtl/>
        </w:rPr>
        <w:t>الريادة الإقليمية في تقنيات التنقيب والاستكشاف البحري، والمساهمة في رفع كفاءة العمليات البحرية من خلال حلول آمنة ومنخفضة التكلفة</w:t>
      </w:r>
      <w:r w:rsidR="00936C42"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13FD0DCC" w14:textId="77777777" w:rsidR="00936C42" w:rsidRPr="006C258A" w:rsidRDefault="00936C42" w:rsidP="00936C42">
      <w:p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رسالتنا</w:t>
      </w:r>
    </w:p>
    <w:p w14:paraId="6E070135" w14:textId="6E87B8CD" w:rsidR="00936C42" w:rsidRPr="006C258A" w:rsidRDefault="00153E17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153E17">
        <w:rPr>
          <w:rFonts w:ascii="Frutiger LT Arabic 45 Light" w:hAnsi="Frutiger LT Arabic 45 Light" w:cs="Frutiger LT Arabic 45 Light"/>
          <w:b/>
          <w:szCs w:val="24"/>
          <w:rtl/>
        </w:rPr>
        <w:t>تقديم بيانات بحرية دقيقة وحلول آمنة من خلال ابتكارات تقنية تقلل المخاطر وترفع كفاءة العمليات تحت الماء.</w:t>
      </w:r>
    </w:p>
    <w:p w14:paraId="1DC62DA4" w14:textId="77777777" w:rsidR="00936C42" w:rsidRPr="006C258A" w:rsidRDefault="00936C42" w:rsidP="00936C42">
      <w:p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  <w:rtl/>
        </w:rPr>
        <w:t>قيمنا</w:t>
      </w:r>
    </w:p>
    <w:p w14:paraId="55D888A1" w14:textId="77777777" w:rsidR="001D764E" w:rsidRDefault="00936C42" w:rsidP="001D764E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6C258A">
        <w:rPr>
          <w:rFonts w:ascii="Frutiger LT Arabic 45 Light" w:hAnsi="Frutiger LT Arabic 45 Light" w:cs="Frutiger LT Arabic 45 Light"/>
          <w:b/>
          <w:szCs w:val="24"/>
          <w:rtl/>
        </w:rPr>
        <w:t>الابتكار</w:t>
      </w:r>
      <w:r w:rsidR="00CB156D">
        <w:rPr>
          <w:rFonts w:ascii="Frutiger LT Arabic 45 Light" w:hAnsi="Frutiger LT Arabic 45 Light" w:cs="Frutiger LT Arabic 45 Light" w:hint="cs"/>
          <w:b/>
          <w:szCs w:val="24"/>
          <w:rtl/>
        </w:rPr>
        <w:t>:</w:t>
      </w:r>
      <w:r w:rsidR="001D764E">
        <w:rPr>
          <w:rFonts w:ascii="Frutiger LT Arabic 45 Light" w:hAnsi="Frutiger LT Arabic 45 Light" w:cs="Frutiger LT Arabic 45 Light" w:hint="cs"/>
          <w:b/>
          <w:szCs w:val="24"/>
          <w:rtl/>
        </w:rPr>
        <w:t xml:space="preserve"> </w:t>
      </w:r>
      <w:r w:rsidR="001D764E" w:rsidRPr="001D764E">
        <w:rPr>
          <w:rFonts w:ascii="Frutiger LT Arabic 45 Light" w:hAnsi="Frutiger LT Arabic 45 Light" w:cs="Frutiger LT Arabic 45 Light"/>
          <w:b/>
          <w:szCs w:val="24"/>
          <w:rtl/>
        </w:rPr>
        <w:t>تقديم حلول متطورة وغير تقليدية</w:t>
      </w:r>
    </w:p>
    <w:p w14:paraId="56D1A8E5" w14:textId="6D83015F" w:rsidR="00936C42" w:rsidRPr="006C258A" w:rsidRDefault="00CB156D" w:rsidP="001D764E">
      <w:pPr>
        <w:pStyle w:val="ListParagraph"/>
        <w:bidi/>
        <w:ind w:left="1080"/>
        <w:rPr>
          <w:rFonts w:ascii="Frutiger LT Arabic 45 Light" w:hAnsi="Frutiger LT Arabic 45 Light" w:cs="Frutiger LT Arabic 45 Light"/>
          <w:b/>
          <w:szCs w:val="24"/>
        </w:rPr>
      </w:pPr>
      <w:r>
        <w:rPr>
          <w:rFonts w:ascii="Frutiger LT Arabic 45 Light" w:hAnsi="Frutiger LT Arabic 45 Light" w:cs="Frutiger LT Arabic 45 Light" w:hint="cs"/>
          <w:b/>
          <w:szCs w:val="24"/>
          <w:rtl/>
        </w:rPr>
        <w:t xml:space="preserve"> </w:t>
      </w:r>
      <w:r w:rsidRPr="00CB156D">
        <w:rPr>
          <w:rFonts w:ascii="Frutiger LT Arabic 45 Light" w:hAnsi="Frutiger LT Arabic 45 Light" w:cs="Frutiger LT Arabic 45 Light"/>
          <w:b/>
          <w:szCs w:val="24"/>
        </w:rPr>
        <w:t>Providing cutting-edge and innovative solutions</w:t>
      </w:r>
    </w:p>
    <w:p w14:paraId="15776661" w14:textId="18B74F2E" w:rsidR="006A242C" w:rsidRDefault="00CB156D" w:rsidP="006C258A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CB156D">
        <w:rPr>
          <w:rFonts w:ascii="Frutiger LT Arabic 45 Light" w:hAnsi="Frutiger LT Arabic 45 Light" w:cs="Frutiger LT Arabic 45 Light"/>
          <w:b/>
          <w:szCs w:val="24"/>
          <w:rtl/>
        </w:rPr>
        <w:lastRenderedPageBreak/>
        <w:t>المعرفة</w:t>
      </w:r>
      <w:r>
        <w:rPr>
          <w:rFonts w:ascii="Frutiger LT Arabic 45 Light" w:hAnsi="Frutiger LT Arabic 45 Light" w:cs="Frutiger LT Arabic 45 Light" w:hint="cs"/>
          <w:b/>
          <w:szCs w:val="24"/>
          <w:rtl/>
        </w:rPr>
        <w:t xml:space="preserve">: </w:t>
      </w:r>
      <w:r w:rsidR="006A242C">
        <w:rPr>
          <w:rFonts w:ascii="Frutiger LT Arabic 45 Light" w:hAnsi="Frutiger LT Arabic 45 Light" w:cs="Frutiger LT Arabic 45 Light" w:hint="cs"/>
          <w:b/>
          <w:szCs w:val="24"/>
          <w:rtl/>
        </w:rPr>
        <w:t>تبادل المعرفة والخبرات</w:t>
      </w:r>
    </w:p>
    <w:p w14:paraId="44493B7F" w14:textId="6F2C66FA" w:rsidR="00936C42" w:rsidRPr="006C258A" w:rsidRDefault="00CB156D" w:rsidP="006A242C">
      <w:pPr>
        <w:pStyle w:val="ListParagraph"/>
        <w:bidi/>
        <w:ind w:left="1080"/>
        <w:rPr>
          <w:rFonts w:ascii="Frutiger LT Arabic 45 Light" w:hAnsi="Frutiger LT Arabic 45 Light" w:cs="Frutiger LT Arabic 45 Light"/>
          <w:b/>
          <w:szCs w:val="24"/>
        </w:rPr>
      </w:pPr>
      <w:r w:rsidRPr="00CB156D">
        <w:rPr>
          <w:rFonts w:ascii="Frutiger LT Arabic 45 Light" w:hAnsi="Frutiger LT Arabic 45 Light" w:cs="Frutiger LT Arabic 45 Light"/>
          <w:b/>
          <w:szCs w:val="24"/>
        </w:rPr>
        <w:t>Exchanging knowledge and experiences</w:t>
      </w:r>
    </w:p>
    <w:p w14:paraId="15D1B9C6" w14:textId="77777777" w:rsidR="001D764E" w:rsidRDefault="00CB156D" w:rsidP="001D764E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CB156D">
        <w:rPr>
          <w:rFonts w:ascii="Frutiger LT Arabic 45 Light" w:hAnsi="Frutiger LT Arabic 45 Light" w:cs="Frutiger LT Arabic 45 Light"/>
          <w:b/>
          <w:szCs w:val="24"/>
          <w:rtl/>
        </w:rPr>
        <w:t>التميز</w:t>
      </w:r>
      <w:r>
        <w:rPr>
          <w:rFonts w:ascii="Frutiger LT Arabic 45 Light" w:hAnsi="Frutiger LT Arabic 45 Light" w:cs="Frutiger LT Arabic 45 Light" w:hint="cs"/>
          <w:b/>
          <w:szCs w:val="24"/>
          <w:rtl/>
        </w:rPr>
        <w:t>:</w:t>
      </w:r>
      <w:r w:rsidR="001D764E">
        <w:rPr>
          <w:rFonts w:ascii="Frutiger LT Arabic 45 Light" w:hAnsi="Frutiger LT Arabic 45 Light" w:cs="Frutiger LT Arabic 45 Light" w:hint="cs"/>
          <w:b/>
          <w:szCs w:val="24"/>
          <w:rtl/>
        </w:rPr>
        <w:t xml:space="preserve"> </w:t>
      </w:r>
      <w:r w:rsidR="001D764E" w:rsidRPr="001D764E">
        <w:rPr>
          <w:rFonts w:ascii="Frutiger LT Arabic 45 Light" w:hAnsi="Frutiger LT Arabic 45 Light" w:cs="Frutiger LT Arabic 45 Light"/>
          <w:b/>
          <w:szCs w:val="24"/>
          <w:rtl/>
        </w:rPr>
        <w:t>تعزيز الإنتاجية والكفاءة في كافة الأعمال البحرية</w:t>
      </w:r>
    </w:p>
    <w:p w14:paraId="487C5CF7" w14:textId="57092B5F" w:rsidR="00936C42" w:rsidRPr="006C258A" w:rsidRDefault="00CB156D" w:rsidP="001D764E">
      <w:pPr>
        <w:pStyle w:val="ListParagraph"/>
        <w:bidi/>
        <w:ind w:left="1080"/>
        <w:rPr>
          <w:rFonts w:ascii="Frutiger LT Arabic 45 Light" w:hAnsi="Frutiger LT Arabic 45 Light" w:cs="Frutiger LT Arabic 45 Light"/>
          <w:b/>
          <w:szCs w:val="24"/>
        </w:rPr>
      </w:pPr>
      <w:r w:rsidRPr="00CB156D">
        <w:rPr>
          <w:rFonts w:ascii="Frutiger LT Arabic 45 Light" w:hAnsi="Frutiger LT Arabic 45 Light" w:cs="Frutiger LT Arabic 45 Light"/>
          <w:b/>
          <w:szCs w:val="24"/>
        </w:rPr>
        <w:t>Enhancing efficiency and boost productivity in sea-based work</w:t>
      </w:r>
    </w:p>
    <w:p w14:paraId="6A015E58" w14:textId="77777777" w:rsidR="001D764E" w:rsidRDefault="00936C42" w:rsidP="001D764E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6C258A">
        <w:rPr>
          <w:rFonts w:ascii="Frutiger LT Arabic 45 Light" w:hAnsi="Frutiger LT Arabic 45 Light" w:cs="Frutiger LT Arabic 45 Light"/>
          <w:b/>
          <w:szCs w:val="24"/>
          <w:rtl/>
        </w:rPr>
        <w:t>الاستدامة</w:t>
      </w:r>
      <w:r w:rsidR="00CB156D">
        <w:rPr>
          <w:rFonts w:ascii="Frutiger LT Arabic 45 Light" w:hAnsi="Frutiger LT Arabic 45 Light" w:cs="Frutiger LT Arabic 45 Light" w:hint="cs"/>
          <w:b/>
          <w:szCs w:val="24"/>
          <w:rtl/>
        </w:rPr>
        <w:t>:</w:t>
      </w:r>
      <w:r w:rsidR="001D764E">
        <w:rPr>
          <w:rFonts w:ascii="Frutiger LT Arabic 45 Light" w:hAnsi="Frutiger LT Arabic 45 Light" w:cs="Frutiger LT Arabic 45 Light" w:hint="cs"/>
          <w:b/>
          <w:szCs w:val="24"/>
          <w:rtl/>
        </w:rPr>
        <w:t xml:space="preserve"> </w:t>
      </w:r>
      <w:r w:rsidR="001D764E" w:rsidRPr="001D764E">
        <w:rPr>
          <w:rFonts w:ascii="Frutiger LT Arabic 45 Light" w:hAnsi="Frutiger LT Arabic 45 Light" w:cs="Frutiger LT Arabic 45 Light"/>
          <w:b/>
          <w:szCs w:val="24"/>
          <w:rtl/>
        </w:rPr>
        <w:t>دعم حماية النظم البيئية والمحيطات</w:t>
      </w:r>
    </w:p>
    <w:p w14:paraId="660743CC" w14:textId="41941BF5" w:rsidR="00936C42" w:rsidRDefault="00CB156D" w:rsidP="001D764E">
      <w:pPr>
        <w:pStyle w:val="ListParagraph"/>
        <w:bidi/>
        <w:ind w:left="1080"/>
        <w:rPr>
          <w:rFonts w:ascii="Frutiger LT Arabic 45 Light" w:hAnsi="Frutiger LT Arabic 45 Light" w:cs="Frutiger LT Arabic 45 Light"/>
          <w:b/>
          <w:szCs w:val="24"/>
        </w:rPr>
      </w:pPr>
      <w:r w:rsidRPr="00CB156D">
        <w:rPr>
          <w:rFonts w:ascii="Frutiger LT Arabic 45 Light" w:hAnsi="Frutiger LT Arabic 45 Light" w:cs="Frutiger LT Arabic 45 Light"/>
          <w:b/>
          <w:szCs w:val="24"/>
        </w:rPr>
        <w:t>Supporting the sustainability of the ocean and marine ecosystems</w:t>
      </w:r>
    </w:p>
    <w:p w14:paraId="6A4113B3" w14:textId="77777777" w:rsidR="001D764E" w:rsidRDefault="00CB156D" w:rsidP="001D764E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Cs w:val="24"/>
        </w:rPr>
      </w:pPr>
      <w:r w:rsidRPr="00CB156D">
        <w:rPr>
          <w:rFonts w:ascii="Frutiger LT Arabic 45 Light" w:hAnsi="Frutiger LT Arabic 45 Light" w:cs="Frutiger LT Arabic 45 Light"/>
          <w:b/>
          <w:szCs w:val="24"/>
          <w:rtl/>
        </w:rPr>
        <w:t>القيادة</w:t>
      </w:r>
      <w:r>
        <w:rPr>
          <w:rFonts w:ascii="Frutiger LT Arabic 45 Light" w:hAnsi="Frutiger LT Arabic 45 Light" w:cs="Frutiger LT Arabic 45 Light" w:hint="cs"/>
          <w:b/>
          <w:szCs w:val="24"/>
          <w:rtl/>
        </w:rPr>
        <w:t>:</w:t>
      </w:r>
      <w:r w:rsidR="001D764E">
        <w:rPr>
          <w:rFonts w:ascii="Frutiger LT Arabic 45 Light" w:hAnsi="Frutiger LT Arabic 45 Light" w:cs="Frutiger LT Arabic 45 Light" w:hint="cs"/>
          <w:b/>
          <w:szCs w:val="24"/>
          <w:rtl/>
        </w:rPr>
        <w:t xml:space="preserve"> </w:t>
      </w:r>
      <w:r w:rsidR="001D764E" w:rsidRPr="001D764E">
        <w:rPr>
          <w:rFonts w:ascii="Frutiger LT Arabic 45 Light" w:hAnsi="Frutiger LT Arabic 45 Light" w:cs="Frutiger LT Arabic 45 Light"/>
          <w:b/>
          <w:szCs w:val="24"/>
          <w:rtl/>
        </w:rPr>
        <w:t>بناء شراكات استراتيجية طويلة الأمد</w:t>
      </w:r>
    </w:p>
    <w:p w14:paraId="06D225BD" w14:textId="6DDA4976" w:rsidR="00936C42" w:rsidRPr="00153E17" w:rsidRDefault="00CB156D" w:rsidP="001D764E">
      <w:pPr>
        <w:pStyle w:val="ListParagraph"/>
        <w:bidi/>
        <w:ind w:left="1080"/>
        <w:rPr>
          <w:rFonts w:ascii="Frutiger LT Arabic 45 Light" w:hAnsi="Frutiger LT Arabic 45 Light" w:cs="Frutiger LT Arabic 45 Light"/>
          <w:b/>
          <w:szCs w:val="24"/>
        </w:rPr>
      </w:pPr>
      <w:r w:rsidRPr="00CB156D">
        <w:rPr>
          <w:rFonts w:ascii="Frutiger LT Arabic 45 Light" w:hAnsi="Frutiger LT Arabic 45 Light" w:cs="Frutiger LT Arabic 45 Light"/>
          <w:b/>
          <w:szCs w:val="24"/>
        </w:rPr>
        <w:t>Building long-term business partnerships</w:t>
      </w:r>
    </w:p>
    <w:p w14:paraId="5D940A4C" w14:textId="77777777" w:rsidR="006C258A" w:rsidRDefault="006C258A">
      <w:pPr>
        <w:spacing w:after="160" w:line="278" w:lineRule="auto"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</w:pPr>
      <w:r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br w:type="page"/>
      </w:r>
    </w:p>
    <w:p w14:paraId="46FE708B" w14:textId="5E4A7B79" w:rsidR="00936C42" w:rsidRPr="006C258A" w:rsidRDefault="00936C42" w:rsidP="00153E17">
      <w:pPr>
        <w:pStyle w:val="ListParagraph"/>
        <w:numPr>
          <w:ilvl w:val="0"/>
          <w:numId w:val="9"/>
        </w:num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</w:rPr>
      </w:pPr>
      <w:r w:rsidRPr="006C258A"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lastRenderedPageBreak/>
        <w:t>الخدمات</w:t>
      </w:r>
      <w:r w:rsidR="00153E17">
        <w:rPr>
          <w:rFonts w:ascii="Frutiger LT Arabic 45 Light" w:hAnsi="Frutiger LT Arabic 45 Light" w:cs="Frutiger LT Arabic 45 Light" w:hint="cs"/>
          <w:bCs/>
          <w:color w:val="0F4761" w:themeColor="accent1" w:themeShade="BF"/>
          <w:sz w:val="28"/>
          <w:szCs w:val="28"/>
          <w:rtl/>
        </w:rPr>
        <w:t xml:space="preserve">: </w:t>
      </w:r>
      <w:r w:rsidR="00153E17" w:rsidRPr="00153E17"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</w:rPr>
        <w:t xml:space="preserve"> </w:t>
      </w:r>
      <w:r w:rsidR="00153E17" w:rsidRPr="00153E17"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t>حلول شاملة لما تحت الماء</w:t>
      </w:r>
    </w:p>
    <w:p w14:paraId="5AB2D1DD" w14:textId="017EC21C" w:rsidR="00153E17" w:rsidRPr="00153E17" w:rsidRDefault="00153E17" w:rsidP="00153E17">
      <w:pPr>
        <w:bidi/>
        <w:rPr>
          <w:rFonts w:ascii="Frutiger LT Arabic 45 Light" w:hAnsi="Frutiger LT Arabic 45 Light" w:cs="Frutiger LT Arabic 45 Light"/>
          <w:b/>
          <w:sz w:val="26"/>
          <w:szCs w:val="26"/>
          <w:rtl/>
        </w:rPr>
      </w:pPr>
      <w:r w:rsidRPr="00153E17">
        <w:rPr>
          <w:rFonts w:ascii="Frutiger LT Arabic 45 Light" w:hAnsi="Frutiger LT Arabic 45 Light" w:cs="Frutiger LT Arabic 45 Light"/>
          <w:b/>
          <w:sz w:val="26"/>
          <w:szCs w:val="26"/>
          <w:rtl/>
        </w:rPr>
        <w:t>نقدم محفظة خدمات متكاملة مصممة خصيصاً لتلبية احتياجات السوق السعودي والإقليمي:</w:t>
      </w:r>
    </w:p>
    <w:p w14:paraId="2A3056C5" w14:textId="6A6FB655" w:rsidR="00936C42" w:rsidRPr="006C258A" w:rsidRDefault="00936C42" w:rsidP="00153E17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خدمات المسح البحري</w:t>
      </w:r>
    </w:p>
    <w:p w14:paraId="1B7D87FA" w14:textId="52ED95C8" w:rsidR="00936C42" w:rsidRPr="006C258A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C258A">
        <w:rPr>
          <w:rFonts w:ascii="Frutiger LT Arabic 45 Light" w:hAnsi="Frutiger LT Arabic 45 Light" w:cs="Frutiger LT Arabic 45 Light"/>
          <w:b/>
          <w:szCs w:val="24"/>
          <w:rtl/>
        </w:rPr>
        <w:t>تنفيذ مسوحات بحرية دقيقة لقاع البحر باستخدام مركبات ذاتية الحركة تحت الماء، لجمع بيانات الأعماق، طبيعة القاع، والعوائق البحرية بكفاءة عالية</w:t>
      </w:r>
      <w:r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39D65571" w14:textId="77777777" w:rsidR="00936C42" w:rsidRPr="006C258A" w:rsidRDefault="00936C42" w:rsidP="006C258A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خدمات الفحص تحت الماء</w:t>
      </w: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  <w:t xml:space="preserve"> </w:t>
      </w:r>
      <w:r w:rsidRPr="006C258A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  <w:t>(Underwater Inspection)</w:t>
      </w:r>
    </w:p>
    <w:p w14:paraId="6E989ECC" w14:textId="6391C882" w:rsidR="00936C42" w:rsidRPr="006C258A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C258A">
        <w:rPr>
          <w:rFonts w:ascii="Frutiger LT Arabic 45 Light" w:hAnsi="Frutiger LT Arabic 45 Light" w:cs="Frutiger LT Arabic 45 Light"/>
          <w:b/>
          <w:szCs w:val="24"/>
          <w:rtl/>
        </w:rPr>
        <w:t>فحص خطوط الأنابيب، الأرصفة، والهياكل البحرية باستخدام تقنيات تصوير واستشعار متقدمة توفر تقارير دقيقة وسريعة</w:t>
      </w:r>
      <w:r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7010F4A3" w14:textId="3426BE72" w:rsidR="00936C42" w:rsidRPr="006C258A" w:rsidRDefault="00153E17" w:rsidP="00153E17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153E17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الرصد والتدقيق البيئي</w:t>
      </w:r>
    </w:p>
    <w:p w14:paraId="55860D38" w14:textId="08B2F9FF" w:rsidR="00936C42" w:rsidRPr="006C258A" w:rsidRDefault="00153E17" w:rsidP="001D764E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153E17">
        <w:rPr>
          <w:rFonts w:ascii="Frutiger LT Arabic 45 Light" w:hAnsi="Frutiger LT Arabic 45 Light" w:cs="Frutiger LT Arabic 45 Light"/>
          <w:b/>
          <w:szCs w:val="24"/>
          <w:rtl/>
        </w:rPr>
        <w:t xml:space="preserve">مراقبة جودة المياه والحياة </w:t>
      </w:r>
      <w:r w:rsidR="001D764E">
        <w:rPr>
          <w:rFonts w:ascii="Frutiger LT Arabic 45 Light" w:hAnsi="Frutiger LT Arabic 45 Light" w:cs="Frutiger LT Arabic 45 Light" w:hint="cs"/>
          <w:b/>
          <w:szCs w:val="24"/>
          <w:rtl/>
        </w:rPr>
        <w:t>ال</w:t>
      </w:r>
      <w:ins w:id="0" w:author="Dr.Majed A. Almalki" w:date="2026-02-25T17:32:00Z">
        <w:r w:rsidR="003A07E2">
          <w:rPr>
            <w:rFonts w:ascii="Frutiger LT Arabic 45 Light" w:hAnsi="Frutiger LT Arabic 45 Light" w:cs="Frutiger LT Arabic 45 Light" w:hint="cs"/>
            <w:b/>
            <w:szCs w:val="24"/>
            <w:rtl/>
          </w:rPr>
          <w:t>ب</w:t>
        </w:r>
      </w:ins>
      <w:r w:rsidR="001D764E">
        <w:rPr>
          <w:rFonts w:ascii="Frutiger LT Arabic 45 Light" w:hAnsi="Frutiger LT Arabic 45 Light" w:cs="Frutiger LT Arabic 45 Light" w:hint="cs"/>
          <w:b/>
          <w:szCs w:val="24"/>
          <w:rtl/>
        </w:rPr>
        <w:t>حرية</w:t>
      </w:r>
      <w:r w:rsidRPr="00153E17">
        <w:rPr>
          <w:rFonts w:ascii="Frutiger LT Arabic 45 Light" w:hAnsi="Frutiger LT Arabic 45 Light" w:cs="Frutiger LT Arabic 45 Light"/>
          <w:b/>
          <w:szCs w:val="24"/>
          <w:rtl/>
        </w:rPr>
        <w:t xml:space="preserve"> لدعم مشاريع الاستدامة </w:t>
      </w:r>
      <w:r w:rsidR="001D764E" w:rsidRPr="001D764E">
        <w:rPr>
          <w:rFonts w:ascii="Frutiger LT Arabic 45 Light" w:hAnsi="Frutiger LT Arabic 45 Light" w:cs="Frutiger LT Arabic 45 Light"/>
          <w:b/>
          <w:szCs w:val="24"/>
          <w:rtl/>
        </w:rPr>
        <w:t>وحماية البيئة</w:t>
      </w:r>
      <w:r w:rsidR="00936C42"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542D093A" w14:textId="77777777" w:rsidR="00936C42" w:rsidRPr="006C258A" w:rsidRDefault="00936C42" w:rsidP="006C258A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خدمات المسح للبنية التحتية البحرية</w:t>
      </w: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  <w:t xml:space="preserve"> </w:t>
      </w:r>
      <w:r w:rsidRPr="006C258A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  <w:t>(Marine Infrastructure Survey)</w:t>
      </w:r>
    </w:p>
    <w:p w14:paraId="5EC7C7AA" w14:textId="35E80D71" w:rsidR="00936C42" w:rsidRPr="006C258A" w:rsidRDefault="001D764E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>
        <w:rPr>
          <w:rFonts w:ascii="Frutiger LT Arabic 45 Light" w:hAnsi="Frutiger LT Arabic 45 Light" w:cs="Frutiger LT Arabic 45 Light" w:hint="cs"/>
          <w:b/>
          <w:szCs w:val="24"/>
          <w:rtl/>
        </w:rPr>
        <w:t>خدمات</w:t>
      </w:r>
      <w:r w:rsidR="00936C42" w:rsidRPr="006C258A">
        <w:rPr>
          <w:rFonts w:ascii="Frutiger LT Arabic 45 Light" w:hAnsi="Frutiger LT Arabic 45 Light" w:cs="Frutiger LT Arabic 45 Light"/>
          <w:b/>
          <w:szCs w:val="24"/>
          <w:rtl/>
        </w:rPr>
        <w:t xml:space="preserve"> متخصصة للموانئ، الكابلات البحرية، والجسور الساحلية لتقييم الحالة تحت الماء</w:t>
      </w:r>
      <w:r w:rsidR="00936C42"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3143BD8B" w14:textId="717AD358" w:rsidR="00936C42" w:rsidRPr="006C258A" w:rsidRDefault="001D764E" w:rsidP="001D764E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1D764E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تحليل البيانات والتقارير</w:t>
      </w:r>
      <w:r w:rsidRPr="001D764E">
        <w:rPr>
          <w:rFonts w:ascii="Frutiger LT Arabic 45 Light" w:hAnsi="Frutiger LT Arabic 45 Light" w:cs="Frutiger LT Arabic 45 Light"/>
          <w:b/>
          <w:bCs/>
          <w:color w:val="0F4761" w:themeColor="accent1" w:themeShade="BF"/>
          <w:sz w:val="26"/>
          <w:szCs w:val="26"/>
        </w:rPr>
        <w:t xml:space="preserve"> </w:t>
      </w:r>
      <w:r>
        <w:rPr>
          <w:rFonts w:ascii="Frutiger LT Arabic 45 Light" w:hAnsi="Frutiger LT Arabic 45 Light" w:cs="Frutiger LT Arabic 45 Light" w:hint="cs"/>
          <w:b/>
          <w:bCs/>
          <w:color w:val="0F4761" w:themeColor="accent1" w:themeShade="BF"/>
          <w:sz w:val="26"/>
          <w:szCs w:val="26"/>
          <w:rtl/>
        </w:rPr>
        <w:t xml:space="preserve"> </w:t>
      </w:r>
      <w:r w:rsidR="00936C42" w:rsidRPr="006C258A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  <w:t>(Marine Data &amp; Reporting)</w:t>
      </w:r>
    </w:p>
    <w:p w14:paraId="0ECB4FD8" w14:textId="5366B4FD" w:rsidR="00936C42" w:rsidRPr="006C258A" w:rsidRDefault="001D764E" w:rsidP="001D764E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1D764E">
        <w:rPr>
          <w:rFonts w:ascii="Frutiger LT Arabic 45 Light" w:hAnsi="Frutiger LT Arabic 45 Light" w:cs="Frutiger LT Arabic 45 Light"/>
          <w:b/>
          <w:szCs w:val="24"/>
          <w:rtl/>
        </w:rPr>
        <w:t>تحويل البيانات الميدانية إلى تقارير استراتيجية تدعم متخذي القرار</w:t>
      </w:r>
      <w:r w:rsidR="00936C42"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42AAF8E8" w14:textId="77777777" w:rsidR="006C258A" w:rsidRDefault="006C258A">
      <w:pPr>
        <w:spacing w:after="160" w:line="278" w:lineRule="auto"/>
        <w:rPr>
          <w:rFonts w:ascii="Frutiger LT Arabic 45 Light" w:hAnsi="Frutiger LT Arabic 45 Light" w:cs="Frutiger LT Arabic 45 Light"/>
          <w:b/>
          <w:sz w:val="36"/>
          <w:rtl/>
        </w:rPr>
      </w:pPr>
      <w:r>
        <w:rPr>
          <w:rFonts w:ascii="Frutiger LT Arabic 45 Light" w:hAnsi="Frutiger LT Arabic 45 Light" w:cs="Frutiger LT Arabic 45 Light"/>
          <w:b/>
          <w:sz w:val="36"/>
          <w:rtl/>
        </w:rPr>
        <w:br w:type="page"/>
      </w:r>
    </w:p>
    <w:p w14:paraId="569F4054" w14:textId="5DC458DC" w:rsidR="00936C42" w:rsidRPr="006C258A" w:rsidRDefault="00936C42" w:rsidP="006C258A">
      <w:pPr>
        <w:pStyle w:val="ListParagraph"/>
        <w:numPr>
          <w:ilvl w:val="0"/>
          <w:numId w:val="9"/>
        </w:num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</w:rPr>
      </w:pPr>
      <w:r w:rsidRPr="006C258A"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lastRenderedPageBreak/>
        <w:t>المنتجات</w:t>
      </w:r>
    </w:p>
    <w:p w14:paraId="3673CC01" w14:textId="77777777" w:rsidR="00936C42" w:rsidRPr="006C258A" w:rsidRDefault="00936C42" w:rsidP="00F3522B">
      <w:pPr>
        <w:bidi/>
        <w:spacing w:after="0" w:line="240" w:lineRule="auto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مركبة شاهين ذاتية الحركة تحت الماء</w:t>
      </w: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  <w:t xml:space="preserve"> </w:t>
      </w:r>
      <w:r w:rsidRPr="006C258A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  <w:t>(Shaheen AUV)</w:t>
      </w:r>
    </w:p>
    <w:p w14:paraId="13661503" w14:textId="77777777" w:rsidR="00936C42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  <w:rtl/>
        </w:rPr>
      </w:pPr>
      <w:r w:rsidRPr="006C258A">
        <w:rPr>
          <w:rFonts w:ascii="Frutiger LT Arabic 45 Light" w:hAnsi="Frutiger LT Arabic 45 Light" w:cs="Frutiger LT Arabic 45 Light"/>
          <w:b/>
          <w:szCs w:val="24"/>
          <w:rtl/>
        </w:rPr>
        <w:t>مركبة بحرية ذاتية القيادة مصممة لتنفيذ مهام المسح والفحص تحت الماء بكفاءة عالية، قادرة على العمل لفترات طويلة في البيئات البحرية الصعبة، ومجهزة بأنظمة ملاحة دقيقة وحساسات تصوير واستشعار متقدمة</w:t>
      </w:r>
      <w:r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5A6562E7" w14:textId="3AC99A66" w:rsidR="001D764E" w:rsidRPr="001D764E" w:rsidRDefault="001D764E" w:rsidP="00F3522B">
      <w:pPr>
        <w:bidi/>
        <w:spacing w:after="0"/>
        <w:rPr>
          <w:rFonts w:ascii="Frutiger LT Arabic 45 Light" w:hAnsi="Frutiger LT Arabic 45 Light" w:cs="Frutiger LT Arabic 45 Light"/>
          <w:bCs/>
          <w:szCs w:val="24"/>
          <w:rtl/>
        </w:rPr>
      </w:pPr>
      <w:commentRangeStart w:id="1"/>
      <w:r w:rsidRPr="001D764E">
        <w:rPr>
          <w:rFonts w:ascii="Frutiger LT Arabic 45 Light" w:hAnsi="Frutiger LT Arabic 45 Light" w:cs="Frutiger LT Arabic 45 Light"/>
          <w:bCs/>
          <w:szCs w:val="24"/>
          <w:rtl/>
        </w:rPr>
        <w:t>جدول المواصفات الفنية</w:t>
      </w:r>
      <w:commentRangeEnd w:id="1"/>
      <w:r w:rsidR="003A07E2" w:rsidRPr="001D764E">
        <w:rPr>
          <w:rStyle w:val="CommentReference"/>
          <w:rFonts w:ascii="Frutiger LT Arabic 45 Light" w:hAnsi="Frutiger LT Arabic 45 Light" w:cs="Frutiger LT Arabic 45 Light"/>
          <w:bCs/>
          <w:sz w:val="24"/>
          <w:szCs w:val="24"/>
          <w:rtl/>
        </w:rPr>
        <w:commentReference w:id="1"/>
      </w:r>
    </w:p>
    <w:tbl>
      <w:tblPr>
        <w:bidiVisual/>
        <w:tblW w:w="8426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7"/>
        <w:gridCol w:w="3195"/>
        <w:gridCol w:w="3314"/>
      </w:tblGrid>
      <w:tr w:rsidR="001D764E" w:rsidRPr="001D764E" w14:paraId="723A59BC" w14:textId="77777777" w:rsidTr="001D764E">
        <w:trPr>
          <w:trHeight w:val="504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20" w:type="dxa"/>
            </w:tcMar>
            <w:vAlign w:val="center"/>
            <w:hideMark/>
          </w:tcPr>
          <w:p w14:paraId="56B73031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b/>
                <w:sz w:val="20"/>
                <w:szCs w:val="20"/>
              </w:rPr>
            </w:pP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  <w:rtl/>
              </w:rPr>
              <w:t>الخاصية الفنية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CC0AA7B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b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  <w:rtl/>
              </w:rPr>
              <w:t>المواصفات القياسية (</w:t>
            </w: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</w:rPr>
              <w:t>Standard</w:t>
            </w: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5912FE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b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  <w:rtl/>
              </w:rPr>
              <w:t>الحلول المخصصة (</w:t>
            </w: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</w:rPr>
              <w:t>Customizable</w:t>
            </w: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  <w:rtl/>
              </w:rPr>
              <w:t>)</w:t>
            </w:r>
          </w:p>
        </w:tc>
      </w:tr>
      <w:tr w:rsidR="001D764E" w:rsidRPr="001D764E" w14:paraId="70497744" w14:textId="77777777" w:rsidTr="001D764E">
        <w:trPr>
          <w:trHeight w:val="49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20" w:type="dxa"/>
            </w:tcMar>
            <w:vAlign w:val="center"/>
            <w:hideMark/>
          </w:tcPr>
          <w:p w14:paraId="43917BBB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b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  <w:rtl/>
              </w:rPr>
              <w:t>أقصى عمق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F448748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 xml:space="preserve">50 متر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06A089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 xml:space="preserve">أعماق أبعد حسب الطلب </w:t>
            </w:r>
          </w:p>
        </w:tc>
      </w:tr>
      <w:tr w:rsidR="001D764E" w:rsidRPr="001D764E" w14:paraId="6E48CA22" w14:textId="77777777" w:rsidTr="001D764E">
        <w:trPr>
          <w:trHeight w:val="49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20" w:type="dxa"/>
            </w:tcMar>
            <w:vAlign w:val="center"/>
            <w:hideMark/>
          </w:tcPr>
          <w:p w14:paraId="4D716131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b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  <w:rtl/>
              </w:rPr>
              <w:t>السرعة التشغيلية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1AA6773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>2 عقدة (</w:t>
            </w: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</w:rPr>
              <w:t>Knots</w:t>
            </w: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4F67AA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 xml:space="preserve">سرعات أعلى للمهام المتقدمة </w:t>
            </w:r>
          </w:p>
        </w:tc>
      </w:tr>
      <w:tr w:rsidR="001D764E" w:rsidRPr="001D764E" w14:paraId="62CBE74D" w14:textId="77777777" w:rsidTr="001D764E">
        <w:trPr>
          <w:trHeight w:val="50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20" w:type="dxa"/>
            </w:tcMar>
            <w:vAlign w:val="center"/>
            <w:hideMark/>
          </w:tcPr>
          <w:p w14:paraId="797F7156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b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  <w:rtl/>
              </w:rPr>
              <w:t>نظام الملاحة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92BDB2B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>ذاتي بالكامل (</w:t>
            </w: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</w:rPr>
              <w:t>Autonomous</w:t>
            </w: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83BBE4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 xml:space="preserve">مطور لبيئات تضاريسية معقدة </w:t>
            </w:r>
          </w:p>
        </w:tc>
      </w:tr>
      <w:tr w:rsidR="001D764E" w:rsidRPr="001D764E" w14:paraId="65153A6B" w14:textId="77777777" w:rsidTr="001D764E">
        <w:trPr>
          <w:trHeight w:val="49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20" w:type="dxa"/>
            </w:tcMar>
            <w:vAlign w:val="center"/>
            <w:hideMark/>
          </w:tcPr>
          <w:p w14:paraId="43756E22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b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  <w:rtl/>
              </w:rPr>
              <w:t>الاتصال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B0EDD2E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 xml:space="preserve">لاسلكي تحت الماء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47E47C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 xml:space="preserve">دمج بروتوكولات اتصال خاصة </w:t>
            </w:r>
          </w:p>
        </w:tc>
      </w:tr>
      <w:tr w:rsidR="001D764E" w:rsidRPr="001D764E" w14:paraId="5D7A2E53" w14:textId="77777777" w:rsidTr="001D764E">
        <w:trPr>
          <w:trHeight w:val="494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20" w:type="dxa"/>
            </w:tcMar>
            <w:vAlign w:val="center"/>
            <w:hideMark/>
          </w:tcPr>
          <w:p w14:paraId="7A6EFEBF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b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b/>
                <w:bCs/>
                <w:sz w:val="20"/>
                <w:szCs w:val="20"/>
                <w:rtl/>
              </w:rPr>
              <w:t>تجهيز الحساسات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F2FEA76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 xml:space="preserve">تصوير واستشعار عالي الدقة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427B1F" w14:textId="77777777" w:rsidR="001D764E" w:rsidRPr="001D764E" w:rsidRDefault="001D764E" w:rsidP="001D764E">
            <w:pPr>
              <w:bidi/>
              <w:spacing w:after="0"/>
              <w:jc w:val="center"/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</w:pPr>
            <w:r w:rsidRPr="001D764E">
              <w:rPr>
                <w:rFonts w:ascii="Frutiger LT Arabic 45 Light" w:hAnsi="Frutiger LT Arabic 45 Light" w:cs="Frutiger LT Arabic 45 Light"/>
                <w:sz w:val="20"/>
                <w:szCs w:val="20"/>
                <w:rtl/>
              </w:rPr>
              <w:t xml:space="preserve">دمج حساسات تخصصية حسب المهمة </w:t>
            </w:r>
          </w:p>
        </w:tc>
      </w:tr>
    </w:tbl>
    <w:p w14:paraId="76F4DA5D" w14:textId="77777777" w:rsidR="00936C42" w:rsidRPr="006C258A" w:rsidRDefault="00936C42" w:rsidP="00F3522B">
      <w:pPr>
        <w:bidi/>
        <w:spacing w:after="0" w:line="240" w:lineRule="auto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أنظمة الفحص والتصوير تحت الماء</w:t>
      </w:r>
    </w:p>
    <w:p w14:paraId="2A6A1AF2" w14:textId="301863F8" w:rsidR="00936C42" w:rsidRPr="006C258A" w:rsidRDefault="00697F51" w:rsidP="003A07E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97F51">
        <w:rPr>
          <w:rFonts w:ascii="Frutiger LT Arabic 45 Light" w:hAnsi="Frutiger LT Arabic 45 Light" w:cs="Frutiger LT Arabic 45 Light"/>
          <w:b/>
          <w:szCs w:val="24"/>
          <w:rtl/>
        </w:rPr>
        <w:t xml:space="preserve">القدرة على </w:t>
      </w:r>
      <w:del w:id="2" w:author="Dr.Majed A. Almalki" w:date="2026-02-25T17:37:00Z">
        <w:r w:rsidRPr="00697F51" w:rsidDel="003A07E2">
          <w:rPr>
            <w:rFonts w:ascii="Frutiger LT Arabic 45 Light" w:hAnsi="Frutiger LT Arabic 45 Light" w:cs="Frutiger LT Arabic 45 Light"/>
            <w:b/>
            <w:szCs w:val="24"/>
            <w:rtl/>
          </w:rPr>
          <w:delText xml:space="preserve">دمج </w:delText>
        </w:r>
      </w:del>
      <w:ins w:id="3" w:author="Dr.Majed A. Almalki" w:date="2026-02-25T17:37:00Z">
        <w:r w:rsidR="003A07E2">
          <w:rPr>
            <w:rFonts w:ascii="Frutiger LT Arabic 45 Light" w:hAnsi="Frutiger LT Arabic 45 Light" w:cs="Frutiger LT Arabic 45 Light" w:hint="cs"/>
            <w:b/>
            <w:szCs w:val="24"/>
            <w:rtl/>
          </w:rPr>
          <w:t>استخدام</w:t>
        </w:r>
        <w:r w:rsidR="003A07E2" w:rsidRPr="00697F51">
          <w:rPr>
            <w:rFonts w:ascii="Frutiger LT Arabic 45 Light" w:hAnsi="Frutiger LT Arabic 45 Light" w:cs="Frutiger LT Arabic 45 Light"/>
            <w:b/>
            <w:szCs w:val="24"/>
            <w:rtl/>
          </w:rPr>
          <w:t xml:space="preserve"> </w:t>
        </w:r>
      </w:ins>
      <w:r w:rsidR="00936C42" w:rsidRPr="006C258A">
        <w:rPr>
          <w:rFonts w:ascii="Frutiger LT Arabic 45 Light" w:hAnsi="Frutiger LT Arabic 45 Light" w:cs="Frutiger LT Arabic 45 Light"/>
          <w:b/>
          <w:szCs w:val="24"/>
          <w:rtl/>
        </w:rPr>
        <w:t xml:space="preserve">أنظمة تصوير واستشعار عالية الدقة </w:t>
      </w:r>
      <w:del w:id="4" w:author="Dr.Majed A. Almalki" w:date="2026-02-25T17:37:00Z">
        <w:r w:rsidR="00936C42" w:rsidRPr="006C258A" w:rsidDel="003A07E2">
          <w:rPr>
            <w:rFonts w:ascii="Frutiger LT Arabic 45 Light" w:hAnsi="Frutiger LT Arabic 45 Light" w:cs="Frutiger LT Arabic 45 Light"/>
            <w:b/>
            <w:szCs w:val="24"/>
            <w:rtl/>
          </w:rPr>
          <w:delText xml:space="preserve">مدمجة مع المركبة </w:delText>
        </w:r>
      </w:del>
      <w:r w:rsidR="00936C42" w:rsidRPr="006C258A">
        <w:rPr>
          <w:rFonts w:ascii="Frutiger LT Arabic 45 Light" w:hAnsi="Frutiger LT Arabic 45 Light" w:cs="Frutiger LT Arabic 45 Light"/>
          <w:b/>
          <w:szCs w:val="24"/>
          <w:rtl/>
        </w:rPr>
        <w:t>لتوفير رؤية واضحة ومفصلة لقاع البحر والهياكل البحرية</w:t>
      </w:r>
      <w:r w:rsidRPr="00697F51">
        <w:rPr>
          <w:rtl/>
        </w:rPr>
        <w:t xml:space="preserve"> </w:t>
      </w:r>
      <w:r w:rsidRPr="00697F51">
        <w:rPr>
          <w:rFonts w:ascii="Frutiger LT Arabic 45 Light" w:hAnsi="Frutiger LT Arabic 45 Light" w:cs="Frutiger LT Arabic 45 Light"/>
          <w:b/>
          <w:szCs w:val="24"/>
          <w:rtl/>
        </w:rPr>
        <w:t>المغمورة</w:t>
      </w:r>
      <w:r w:rsidR="00936C42"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2C958460" w14:textId="088F0592" w:rsidR="00936C42" w:rsidRPr="006C258A" w:rsidDel="003A07E2" w:rsidRDefault="00936C42" w:rsidP="00F3522B">
      <w:pPr>
        <w:bidi/>
        <w:spacing w:after="0" w:line="240" w:lineRule="auto"/>
        <w:rPr>
          <w:del w:id="5" w:author="Dr.Majed A. Almalki" w:date="2026-02-25T17:37:00Z"/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del w:id="6" w:author="Dr.Majed A. Almalki" w:date="2026-02-25T17:37:00Z">
        <w:r w:rsidRPr="006C258A" w:rsidDel="003A07E2">
          <w:rPr>
            <w:rFonts w:ascii="Frutiger LT Arabic 45 Light" w:hAnsi="Frutiger LT Arabic 45 Light" w:cs="Frutiger LT Arabic 45 Light"/>
            <w:b/>
            <w:color w:val="0F4761" w:themeColor="accent1" w:themeShade="BF"/>
            <w:sz w:val="26"/>
            <w:szCs w:val="26"/>
            <w:rtl/>
          </w:rPr>
          <w:delText>حلول مخصصة حسب الطلب</w:delText>
        </w:r>
      </w:del>
    </w:p>
    <w:p w14:paraId="34CA641A" w14:textId="1F77481D" w:rsidR="006C258A" w:rsidRPr="00F3522B" w:rsidDel="003A07E2" w:rsidRDefault="00936C42" w:rsidP="00F3522B">
      <w:pPr>
        <w:bidi/>
        <w:rPr>
          <w:del w:id="7" w:author="Dr.Majed A. Almalki" w:date="2026-02-25T17:37:00Z"/>
          <w:rFonts w:ascii="Frutiger LT Arabic 45 Light" w:hAnsi="Frutiger LT Arabic 45 Light" w:cs="Frutiger LT Arabic 45 Light"/>
          <w:b/>
          <w:szCs w:val="24"/>
        </w:rPr>
      </w:pPr>
      <w:del w:id="8" w:author="Dr.Majed A. Almalki" w:date="2026-02-25T17:37:00Z">
        <w:r w:rsidRPr="006C258A" w:rsidDel="003A07E2">
          <w:rPr>
            <w:rFonts w:ascii="Frutiger LT Arabic 45 Light" w:hAnsi="Frutiger LT Arabic 45 Light" w:cs="Frutiger LT Arabic 45 Light"/>
            <w:b/>
            <w:szCs w:val="24"/>
            <w:rtl/>
          </w:rPr>
          <w:delText>إمكانية تهيئة المركبة والحساسات حسب طبيعة المهمة واحتياجات الجهة المستفيدة</w:delText>
        </w:r>
        <w:r w:rsidRPr="006C258A" w:rsidDel="003A07E2">
          <w:rPr>
            <w:rFonts w:ascii="Frutiger LT Arabic 45 Light" w:hAnsi="Frutiger LT Arabic 45 Light" w:cs="Frutiger LT Arabic 45 Light"/>
            <w:b/>
            <w:szCs w:val="24"/>
          </w:rPr>
          <w:delText>.</w:delText>
        </w:r>
      </w:del>
    </w:p>
    <w:p w14:paraId="65E7D8D6" w14:textId="77777777" w:rsidR="006C258A" w:rsidRPr="00F3522B" w:rsidRDefault="006C258A">
      <w:pPr>
        <w:spacing w:after="160" w:line="278" w:lineRule="auto"/>
        <w:rPr>
          <w:rFonts w:ascii="Frutiger LT Arabic 45 Light" w:hAnsi="Frutiger LT Arabic 45 Light" w:cs="Frutiger LT Arabic 45 Light"/>
          <w:b/>
          <w:sz w:val="14"/>
          <w:szCs w:val="6"/>
        </w:rPr>
      </w:pPr>
      <w:r w:rsidRPr="00F3522B">
        <w:rPr>
          <w:rFonts w:ascii="Frutiger LT Arabic 45 Light" w:hAnsi="Frutiger LT Arabic 45 Light" w:cs="Frutiger LT Arabic 45 Light"/>
          <w:b/>
          <w:sz w:val="14"/>
          <w:szCs w:val="6"/>
        </w:rPr>
        <w:br w:type="page"/>
      </w:r>
    </w:p>
    <w:p w14:paraId="67069E6A" w14:textId="21917783" w:rsidR="00936C42" w:rsidRPr="006C258A" w:rsidRDefault="00936C42" w:rsidP="006C258A">
      <w:pPr>
        <w:pStyle w:val="ListParagraph"/>
        <w:numPr>
          <w:ilvl w:val="0"/>
          <w:numId w:val="9"/>
        </w:num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</w:rPr>
      </w:pPr>
      <w:r w:rsidRPr="006C258A"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lastRenderedPageBreak/>
        <w:t>القطاعات</w:t>
      </w:r>
    </w:p>
    <w:p w14:paraId="03F82B6B" w14:textId="77777777" w:rsidR="00936C42" w:rsidRPr="006C258A" w:rsidRDefault="00936C42" w:rsidP="006C258A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قطاع النفط والغاز البحري</w:t>
      </w:r>
    </w:p>
    <w:p w14:paraId="62A6525B" w14:textId="25BD7EE0" w:rsidR="00936C42" w:rsidRPr="006C258A" w:rsidRDefault="00936C42" w:rsidP="003A07E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C258A">
        <w:rPr>
          <w:rFonts w:ascii="Frutiger LT Arabic 45 Light" w:hAnsi="Frutiger LT Arabic 45 Light" w:cs="Frutiger LT Arabic 45 Light"/>
          <w:b/>
          <w:szCs w:val="24"/>
          <w:rtl/>
        </w:rPr>
        <w:t>فحص خطوط الأنابيب والهياكل البحرية، وتنفيذ المسوحات الدورية لقاع البحر لدعم العمليات التشغيلية والصيانة</w:t>
      </w:r>
      <w:del w:id="9" w:author="Dr.Majed A. Almalki" w:date="2026-02-25T17:36:00Z">
        <w:r w:rsidRPr="006C258A" w:rsidDel="003A07E2">
          <w:rPr>
            <w:rFonts w:ascii="Frutiger LT Arabic 45 Light" w:hAnsi="Frutiger LT Arabic 45 Light" w:cs="Frutiger LT Arabic 45 Light"/>
            <w:b/>
            <w:szCs w:val="24"/>
            <w:rtl/>
          </w:rPr>
          <w:delText xml:space="preserve"> الوقائية</w:delText>
        </w:r>
      </w:del>
      <w:r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21B24686" w14:textId="77777777" w:rsidR="00936C42" w:rsidRPr="006C258A" w:rsidRDefault="00936C42" w:rsidP="006C258A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قطاع الموانئ والبنية التحتية الساحلية</w:t>
      </w:r>
    </w:p>
    <w:p w14:paraId="4F4857DF" w14:textId="77777777" w:rsidR="00936C42" w:rsidRPr="006C258A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C258A">
        <w:rPr>
          <w:rFonts w:ascii="Frutiger LT Arabic 45 Light" w:hAnsi="Frutiger LT Arabic 45 Light" w:cs="Frutiger LT Arabic 45 Light"/>
          <w:b/>
          <w:szCs w:val="24"/>
          <w:rtl/>
        </w:rPr>
        <w:t>فحص الأرصفة، الكابلات البحرية، دعائم الجسور، والممرات المائية لضمان السلامة الإنشائية</w:t>
      </w:r>
      <w:r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255FF402" w14:textId="74B07ECC" w:rsidR="00936C42" w:rsidRPr="006C258A" w:rsidRDefault="00153E17" w:rsidP="00153E17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 w:hint="cs"/>
          <w:b/>
          <w:color w:val="0F4761" w:themeColor="accent1" w:themeShade="BF"/>
          <w:sz w:val="26"/>
          <w:szCs w:val="26"/>
          <w:rtl/>
        </w:rPr>
        <w:t>ا</w:t>
      </w:r>
      <w:r w:rsidRPr="00153E17">
        <w:rPr>
          <w:rFonts w:ascii="Frutiger LT Arabic 45 Light" w:hAnsi="Frutiger LT Arabic 45 Light" w:cs="Frutiger LT Arabic 45 Light" w:hint="cs"/>
          <w:b/>
          <w:color w:val="0F4761" w:themeColor="accent1" w:themeShade="BF"/>
          <w:sz w:val="26"/>
          <w:szCs w:val="26"/>
          <w:rtl/>
        </w:rPr>
        <w:t>لبيئة</w:t>
      </w:r>
      <w:r w:rsidRPr="00153E17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 xml:space="preserve"> والاستدامة</w:t>
      </w:r>
    </w:p>
    <w:p w14:paraId="6D20BD13" w14:textId="6072D1F8" w:rsidR="00936C42" w:rsidRPr="006C258A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C258A">
        <w:rPr>
          <w:rFonts w:ascii="Frutiger LT Arabic 45 Light" w:hAnsi="Frutiger LT Arabic 45 Light" w:cs="Frutiger LT Arabic 45 Light"/>
          <w:b/>
          <w:szCs w:val="24"/>
          <w:rtl/>
        </w:rPr>
        <w:t>رصد الحياة البحرية لدعم الدراسات البيئية ومشاريع الاستدامة</w:t>
      </w:r>
      <w:r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1C0285A1" w14:textId="34C7639F" w:rsidR="00936C42" w:rsidRPr="006C258A" w:rsidRDefault="00153E17" w:rsidP="00153E17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 w:hint="cs"/>
          <w:b/>
          <w:color w:val="0F4761" w:themeColor="accent1" w:themeShade="BF"/>
          <w:sz w:val="26"/>
          <w:szCs w:val="26"/>
          <w:rtl/>
        </w:rPr>
        <w:t>ا</w:t>
      </w:r>
      <w:r w:rsidRPr="00153E17">
        <w:rPr>
          <w:rFonts w:ascii="Frutiger LT Arabic 45 Light" w:hAnsi="Frutiger LT Arabic 45 Light" w:cs="Frutiger LT Arabic 45 Light" w:hint="cs"/>
          <w:b/>
          <w:color w:val="0F4761" w:themeColor="accent1" w:themeShade="BF"/>
          <w:sz w:val="26"/>
          <w:szCs w:val="26"/>
          <w:rtl/>
        </w:rPr>
        <w:t>لبحث</w:t>
      </w:r>
      <w:r w:rsidRPr="00153E17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 xml:space="preserve"> العلمي</w:t>
      </w:r>
    </w:p>
    <w:p w14:paraId="27CD318E" w14:textId="77777777" w:rsidR="00936C42" w:rsidRPr="006C258A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C258A">
        <w:rPr>
          <w:rFonts w:ascii="Frutiger LT Arabic 45 Light" w:hAnsi="Frutiger LT Arabic 45 Light" w:cs="Frutiger LT Arabic 45 Light"/>
          <w:b/>
          <w:szCs w:val="24"/>
          <w:rtl/>
        </w:rPr>
        <w:t>تنفيذ مهام بحثية تحت الماء وجمع بيانات دقيقة لدعم الدراسات العلمية</w:t>
      </w:r>
      <w:r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05F2D3AE" w14:textId="395B4E4C" w:rsidR="00936C42" w:rsidRPr="006C258A" w:rsidRDefault="00936C42" w:rsidP="006C258A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C258A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المقاولات البحرية</w:t>
      </w:r>
    </w:p>
    <w:p w14:paraId="449C3357" w14:textId="42363F04" w:rsidR="00936C42" w:rsidRPr="006C258A" w:rsidRDefault="00936C42" w:rsidP="00B3752A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C258A">
        <w:rPr>
          <w:rFonts w:ascii="Frutiger LT Arabic 45 Light" w:hAnsi="Frutiger LT Arabic 45 Light" w:cs="Frutiger LT Arabic 45 Light"/>
          <w:b/>
          <w:szCs w:val="24"/>
          <w:rtl/>
        </w:rPr>
        <w:t>تقديم خدمات المسح والفحص لدعم مشاريع التطوير البحري</w:t>
      </w:r>
      <w:r w:rsidRPr="006C258A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338CE3ED" w14:textId="77777777" w:rsidR="006C258A" w:rsidRDefault="006C258A">
      <w:pPr>
        <w:spacing w:after="160" w:line="278" w:lineRule="auto"/>
        <w:rPr>
          <w:rFonts w:ascii="Frutiger LT Arabic 45 Light" w:hAnsi="Frutiger LT Arabic 45 Light" w:cs="Frutiger LT Arabic 45 Light"/>
          <w:b/>
          <w:sz w:val="36"/>
          <w:rtl/>
        </w:rPr>
      </w:pPr>
      <w:r>
        <w:rPr>
          <w:rFonts w:ascii="Frutiger LT Arabic 45 Light" w:hAnsi="Frutiger LT Arabic 45 Light" w:cs="Frutiger LT Arabic 45 Light"/>
          <w:b/>
          <w:sz w:val="36"/>
          <w:rtl/>
        </w:rPr>
        <w:br w:type="page"/>
      </w:r>
    </w:p>
    <w:p w14:paraId="1F575C7A" w14:textId="2636AC1C" w:rsidR="00633D1B" w:rsidRDefault="00633D1B">
      <w:pPr>
        <w:spacing w:after="160" w:line="278" w:lineRule="auto"/>
        <w:rPr>
          <w:rFonts w:ascii="Frutiger LT Arabic 45 Light" w:hAnsi="Frutiger LT Arabic 45 Light" w:cs="Frutiger LT Arabic 45 Light"/>
          <w:b/>
          <w:sz w:val="36"/>
        </w:rPr>
      </w:pPr>
    </w:p>
    <w:p w14:paraId="6FFE2E60" w14:textId="11F934FB" w:rsidR="00936C42" w:rsidRPr="00633D1B" w:rsidRDefault="00936C42" w:rsidP="00633D1B">
      <w:pPr>
        <w:pStyle w:val="ListParagraph"/>
        <w:numPr>
          <w:ilvl w:val="0"/>
          <w:numId w:val="9"/>
        </w:numPr>
        <w:bidi/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</w:rPr>
      </w:pPr>
      <w:r w:rsidRPr="00633D1B">
        <w:rPr>
          <w:rFonts w:ascii="Frutiger LT Arabic 45 Light" w:hAnsi="Frutiger LT Arabic 45 Light" w:cs="Frutiger LT Arabic 45 Light"/>
          <w:bCs/>
          <w:color w:val="0F4761" w:themeColor="accent1" w:themeShade="BF"/>
          <w:sz w:val="28"/>
          <w:szCs w:val="28"/>
          <w:rtl/>
        </w:rPr>
        <w:t>اتصل بنا</w:t>
      </w:r>
    </w:p>
    <w:p w14:paraId="05461928" w14:textId="77777777" w:rsidR="00936C42" w:rsidRPr="00633D1B" w:rsidRDefault="00936C42" w:rsidP="00633D1B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33D1B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تواصل معنا لتنفيذ مهمتك البحرية</w:t>
      </w:r>
    </w:p>
    <w:p w14:paraId="6D3FC5CE" w14:textId="7F38C061" w:rsidR="00936C42" w:rsidRPr="00633D1B" w:rsidRDefault="00E71D51" w:rsidP="00E71D51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E71D51">
        <w:rPr>
          <w:rFonts w:ascii="Frutiger LT Arabic 45 Light" w:hAnsi="Frutiger LT Arabic 45 Light" w:cs="Frutiger LT Arabic 45 Light"/>
          <w:b/>
          <w:szCs w:val="24"/>
          <w:rtl/>
        </w:rPr>
        <w:t>نحن هنا لتحويل تحدياتكم تحت الماء إلى حلول ملموسة</w:t>
      </w:r>
      <w:r w:rsidR="00936C42" w:rsidRPr="00633D1B">
        <w:rPr>
          <w:rFonts w:ascii="Frutiger LT Arabic 45 Light" w:hAnsi="Frutiger LT Arabic 45 Light" w:cs="Frutiger LT Arabic 45 Light"/>
          <w:b/>
          <w:szCs w:val="24"/>
        </w:rPr>
        <w:t>.</w:t>
      </w:r>
    </w:p>
    <w:p w14:paraId="42946B78" w14:textId="77777777" w:rsidR="00936C42" w:rsidRPr="00633D1B" w:rsidRDefault="00936C42" w:rsidP="00633D1B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33D1B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معلومات التواصل</w:t>
      </w:r>
    </w:p>
    <w:p w14:paraId="52EBA958" w14:textId="2BA88EE3" w:rsidR="00936C42" w:rsidRPr="00633D1B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Cs w:val="24"/>
          <w:rtl/>
        </w:rPr>
        <w:t xml:space="preserve">شركة </w:t>
      </w:r>
      <w:r w:rsidR="00633D1B">
        <w:rPr>
          <w:rFonts w:ascii="Frutiger LT Arabic 45 Light" w:hAnsi="Frutiger LT Arabic 45 Light" w:cs="Frutiger LT Arabic 45 Light" w:hint="cs"/>
          <w:b/>
          <w:szCs w:val="24"/>
          <w:rtl/>
        </w:rPr>
        <w:t>استكشاف البحار</w:t>
      </w:r>
      <w:r w:rsidRPr="00633D1B">
        <w:rPr>
          <w:rFonts w:ascii="Frutiger LT Arabic 45 Light" w:hAnsi="Frutiger LT Arabic 45 Light" w:cs="Frutiger LT Arabic 45 Light"/>
          <w:b/>
          <w:szCs w:val="24"/>
          <w:rtl/>
        </w:rPr>
        <w:t xml:space="preserve"> </w:t>
      </w:r>
    </w:p>
    <w:p w14:paraId="35CC6B23" w14:textId="473A5B31" w:rsidR="00936C42" w:rsidRPr="00633D1B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Cs w:val="24"/>
          <w:rtl/>
        </w:rPr>
        <w:t xml:space="preserve">الرياض </w:t>
      </w:r>
      <w:r w:rsidR="00B3752A">
        <w:rPr>
          <w:rFonts w:ascii="Frutiger LT Arabic 45 Light" w:hAnsi="Frutiger LT Arabic 45 Light" w:cs="Frutiger LT Arabic 45 Light"/>
          <w:b/>
          <w:szCs w:val="24"/>
          <w:rtl/>
        </w:rPr>
        <w:t>–</w:t>
      </w:r>
      <w:r w:rsidRPr="00633D1B">
        <w:rPr>
          <w:rFonts w:ascii="Frutiger LT Arabic 45 Light" w:hAnsi="Frutiger LT Arabic 45 Light" w:cs="Frutiger LT Arabic 45 Light"/>
          <w:b/>
          <w:szCs w:val="24"/>
          <w:rtl/>
        </w:rPr>
        <w:t xml:space="preserve"> </w:t>
      </w:r>
      <w:r w:rsidR="00B3752A">
        <w:rPr>
          <w:rFonts w:ascii="Frutiger LT Arabic 45 Light" w:hAnsi="Frutiger LT Arabic 45 Light" w:cs="Frutiger LT Arabic 45 Light" w:hint="cs"/>
          <w:b/>
          <w:szCs w:val="24"/>
          <w:rtl/>
        </w:rPr>
        <w:t>حي الرائد</w:t>
      </w:r>
    </w:p>
    <w:p w14:paraId="7E36F334" w14:textId="7180D2A2" w:rsidR="00936C42" w:rsidRPr="00633D1B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Cs w:val="24"/>
          <w:rtl/>
        </w:rPr>
        <w:t>البريد الإلكتروني</w:t>
      </w:r>
      <w:r w:rsidR="00633D1B">
        <w:rPr>
          <w:rFonts w:ascii="Frutiger LT Arabic 45 Light" w:hAnsi="Frutiger LT Arabic 45 Light" w:cs="Frutiger LT Arabic 45 Light" w:hint="cs"/>
          <w:b/>
          <w:szCs w:val="24"/>
          <w:rtl/>
        </w:rPr>
        <w:t xml:space="preserve">: </w:t>
      </w:r>
      <w:r w:rsidRPr="00633D1B">
        <w:rPr>
          <w:rFonts w:ascii="Frutiger LT Arabic 45 Light" w:hAnsi="Frutiger LT Arabic 45 Light" w:cs="Frutiger LT Arabic 45 Light"/>
          <w:bCs/>
          <w:szCs w:val="24"/>
        </w:rPr>
        <w:t>info@</w:t>
      </w:r>
      <w:r w:rsidR="00633D1B" w:rsidRPr="00633D1B">
        <w:rPr>
          <w:rFonts w:ascii="Frutiger LT Arabic 45 Light" w:hAnsi="Frutiger LT Arabic 45 Light" w:cs="Frutiger LT Arabic 45 Light"/>
          <w:bCs/>
          <w:szCs w:val="24"/>
        </w:rPr>
        <w:t>xxxxxx</w:t>
      </w:r>
      <w:r w:rsidRPr="00633D1B">
        <w:rPr>
          <w:rFonts w:ascii="Frutiger LT Arabic 45 Light" w:hAnsi="Frutiger LT Arabic 45 Light" w:cs="Frutiger LT Arabic 45 Light"/>
          <w:bCs/>
          <w:szCs w:val="24"/>
        </w:rPr>
        <w:t>.com</w:t>
      </w:r>
    </w:p>
    <w:p w14:paraId="1D1D1BC3" w14:textId="77777777" w:rsidR="00936C42" w:rsidRPr="00633D1B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Cs w:val="24"/>
          <w:rtl/>
        </w:rPr>
        <w:t>الهاتف: سيتم تزويده</w:t>
      </w:r>
    </w:p>
    <w:p w14:paraId="00BEC3B6" w14:textId="77777777" w:rsidR="00936C42" w:rsidRPr="00633D1B" w:rsidRDefault="00936C42" w:rsidP="00936C42">
      <w:pPr>
        <w:bidi/>
        <w:rPr>
          <w:rFonts w:ascii="Frutiger LT Arabic 45 Light" w:hAnsi="Frutiger LT Arabic 45 Light" w:cs="Frutiger LT Arabic 45 Light"/>
          <w:b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Cs w:val="24"/>
        </w:rPr>
        <w:t>LinkedIn | X | YouTube</w:t>
      </w:r>
    </w:p>
    <w:p w14:paraId="3166D59D" w14:textId="74803B07" w:rsidR="00936C42" w:rsidRPr="00633D1B" w:rsidRDefault="00936C42" w:rsidP="00633D1B">
      <w:pPr>
        <w:bidi/>
        <w:spacing w:after="0"/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</w:rPr>
      </w:pPr>
      <w:r w:rsidRPr="00633D1B">
        <w:rPr>
          <w:rFonts w:ascii="Frutiger LT Arabic 45 Light" w:hAnsi="Frutiger LT Arabic 45 Light" w:cs="Frutiger LT Arabic 45 Light"/>
          <w:b/>
          <w:color w:val="0F4761" w:themeColor="accent1" w:themeShade="BF"/>
          <w:sz w:val="26"/>
          <w:szCs w:val="26"/>
          <w:rtl/>
        </w:rPr>
        <w:t>نموذج الطلب</w:t>
      </w:r>
      <w:r w:rsidR="00633D1B">
        <w:rPr>
          <w:rFonts w:ascii="Frutiger LT Arabic 45 Light" w:hAnsi="Frutiger LT Arabic 45 Light" w:cs="Frutiger LT Arabic 45 Light" w:hint="cs"/>
          <w:b/>
          <w:color w:val="0F4761" w:themeColor="accent1" w:themeShade="BF"/>
          <w:sz w:val="26"/>
          <w:szCs w:val="26"/>
          <w:rtl/>
        </w:rPr>
        <w:t xml:space="preserve"> </w:t>
      </w:r>
      <w:r w:rsidRPr="00633D1B">
        <w:rPr>
          <w:rFonts w:ascii="Frutiger LT Arabic 45 Light" w:hAnsi="Frutiger LT Arabic 45 Light" w:cs="Frutiger LT Arabic 45 Light"/>
          <w:bCs/>
          <w:color w:val="0F4761" w:themeColor="accent1" w:themeShade="BF"/>
          <w:sz w:val="26"/>
          <w:szCs w:val="26"/>
        </w:rPr>
        <w:t>(Form)</w:t>
      </w:r>
    </w:p>
    <w:p w14:paraId="511DC03A" w14:textId="770A2405" w:rsidR="00936C42" w:rsidRPr="00633D1B" w:rsidRDefault="00936C42" w:rsidP="00633D1B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 w:val="40"/>
          <w:szCs w:val="24"/>
          <w:rtl/>
        </w:rPr>
        <w:t>الاسم</w:t>
      </w:r>
    </w:p>
    <w:p w14:paraId="7D644E64" w14:textId="50DCF301" w:rsidR="00936C42" w:rsidRPr="00633D1B" w:rsidRDefault="00936C42" w:rsidP="00633D1B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 w:val="40"/>
          <w:szCs w:val="24"/>
          <w:rtl/>
        </w:rPr>
        <w:t>الجهة</w:t>
      </w:r>
    </w:p>
    <w:p w14:paraId="0C204845" w14:textId="2BD2A516" w:rsidR="00936C42" w:rsidRPr="00633D1B" w:rsidRDefault="00936C42" w:rsidP="00633D1B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 w:val="40"/>
          <w:szCs w:val="24"/>
          <w:rtl/>
        </w:rPr>
        <w:t>البريد الإلكتروني</w:t>
      </w:r>
    </w:p>
    <w:p w14:paraId="4D812EF2" w14:textId="2117A80B" w:rsidR="00936C42" w:rsidRPr="00633D1B" w:rsidRDefault="00936C42" w:rsidP="00633D1B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 w:val="40"/>
          <w:szCs w:val="24"/>
          <w:rtl/>
        </w:rPr>
        <w:t>رقم التواصل</w:t>
      </w:r>
    </w:p>
    <w:p w14:paraId="6FF2D65F" w14:textId="3691EC22" w:rsidR="00936C42" w:rsidRPr="00633D1B" w:rsidRDefault="00936C42" w:rsidP="00633D1B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 w:val="40"/>
          <w:szCs w:val="24"/>
          <w:rtl/>
        </w:rPr>
        <w:t>نوع الخدمة المطلوبة</w:t>
      </w:r>
    </w:p>
    <w:p w14:paraId="52170042" w14:textId="18DA8C51" w:rsidR="00936C42" w:rsidRPr="00633D1B" w:rsidRDefault="00936C42" w:rsidP="00633D1B">
      <w:pPr>
        <w:pStyle w:val="ListParagraph"/>
        <w:numPr>
          <w:ilvl w:val="0"/>
          <w:numId w:val="4"/>
        </w:num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 w:val="40"/>
          <w:szCs w:val="24"/>
          <w:rtl/>
        </w:rPr>
        <w:t>وصف مختصر للمهمة</w:t>
      </w:r>
      <w:r w:rsidR="00B3752A">
        <w:rPr>
          <w:rFonts w:ascii="Frutiger LT Arabic 45 Light" w:hAnsi="Frutiger LT Arabic 45 Light" w:cs="Frutiger LT Arabic 45 Light" w:hint="cs"/>
          <w:b/>
          <w:sz w:val="40"/>
          <w:szCs w:val="24"/>
          <w:rtl/>
        </w:rPr>
        <w:t xml:space="preserve"> </w:t>
      </w:r>
      <w:r w:rsidR="00B3752A" w:rsidRPr="00B3752A">
        <w:rPr>
          <w:rFonts w:ascii="Frutiger LT Arabic 45 Light" w:hAnsi="Frutiger LT Arabic 45 Light" w:cs="Frutiger LT Arabic 45 Light"/>
          <w:b/>
          <w:sz w:val="40"/>
          <w:szCs w:val="24"/>
          <w:rtl/>
        </w:rPr>
        <w:t>ونطاق العمل</w:t>
      </w:r>
    </w:p>
    <w:p w14:paraId="5771C6A8" w14:textId="77777777" w:rsidR="00936C42" w:rsidRPr="00633D1B" w:rsidRDefault="00936C42" w:rsidP="00936C42">
      <w:pPr>
        <w:bidi/>
        <w:rPr>
          <w:rFonts w:ascii="Frutiger LT Arabic 45 Light" w:hAnsi="Frutiger LT Arabic 45 Light" w:cs="Frutiger LT Arabic 45 Light"/>
          <w:b/>
          <w:sz w:val="40"/>
          <w:szCs w:val="24"/>
        </w:rPr>
      </w:pPr>
      <w:r w:rsidRPr="00633D1B">
        <w:rPr>
          <w:rFonts w:ascii="Frutiger LT Arabic 45 Light" w:hAnsi="Frutiger LT Arabic 45 Light" w:cs="Frutiger LT Arabic 45 Light"/>
          <w:b/>
          <w:sz w:val="40"/>
          <w:szCs w:val="24"/>
          <w:rtl/>
        </w:rPr>
        <w:t>زر الإرسال: إرسال الطلب</w:t>
      </w:r>
    </w:p>
    <w:sectPr w:rsidR="00936C42" w:rsidRPr="00633D1B" w:rsidSect="00633D1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5" w:right="1800" w:bottom="156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Dr.Majed A. Almalki" w:date="2026-02-25T17:34:00Z" w:initials="DAA">
    <w:p w14:paraId="552D54D9" w14:textId="04C8C86C" w:rsidR="003A07E2" w:rsidRDefault="003A07E2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اقترح ازالتها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2D54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2D54D9" w16cid:durableId="552D54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EC42A" w14:textId="77777777" w:rsidR="009C49C0" w:rsidRDefault="009C49C0" w:rsidP="0065286E">
      <w:pPr>
        <w:spacing w:after="0" w:line="240" w:lineRule="auto"/>
      </w:pPr>
      <w:r>
        <w:separator/>
      </w:r>
    </w:p>
  </w:endnote>
  <w:endnote w:type="continuationSeparator" w:id="0">
    <w:p w14:paraId="7E273EE5" w14:textId="77777777" w:rsidR="009C49C0" w:rsidRDefault="009C49C0" w:rsidP="00652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Arabic 45 Light"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118F" w14:textId="77777777" w:rsidR="0065286E" w:rsidRDefault="00652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3A04" w14:textId="77777777" w:rsidR="0065286E" w:rsidRDefault="006528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2ED29" w14:textId="77777777" w:rsidR="0065286E" w:rsidRDefault="00652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FF2D" w14:textId="77777777" w:rsidR="009C49C0" w:rsidRDefault="009C49C0" w:rsidP="0065286E">
      <w:pPr>
        <w:spacing w:after="0" w:line="240" w:lineRule="auto"/>
      </w:pPr>
      <w:r>
        <w:separator/>
      </w:r>
    </w:p>
  </w:footnote>
  <w:footnote w:type="continuationSeparator" w:id="0">
    <w:p w14:paraId="7C79591B" w14:textId="77777777" w:rsidR="009C49C0" w:rsidRDefault="009C49C0" w:rsidP="00652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838B6" w14:textId="7EFEE694" w:rsidR="0065286E" w:rsidRDefault="0065286E" w:rsidP="0065286E">
    <w:pPr>
      <w:pStyle w:val="Header"/>
      <w:jc w:val="center"/>
    </w:pPr>
    <w:fldSimple w:instr=" DOCPROPERTY SecloreClassificationHeaderTextValue \* MERGEFORMAT ">
      <w:r w:rsidRPr="0065286E">
        <w:rPr>
          <w:color w:val="FFE598"/>
        </w:rPr>
        <w:t xml:space="preserve">Restricted - </w:t>
      </w:r>
      <w:r w:rsidRPr="0065286E">
        <w:rPr>
          <w:color w:val="FFE598"/>
          <w:rtl/>
        </w:rPr>
        <w:t>مقيد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C2E69" w14:textId="4016863C" w:rsidR="0065286E" w:rsidRDefault="0065286E" w:rsidP="0065286E">
    <w:pPr>
      <w:pStyle w:val="Header"/>
      <w:jc w:val="center"/>
    </w:pPr>
    <w:fldSimple w:instr=" DOCPROPERTY SecloreClassificationHeaderTextValue \* MERGEFORMAT ">
      <w:r w:rsidRPr="0065286E">
        <w:rPr>
          <w:color w:val="FFE598"/>
        </w:rPr>
        <w:t xml:space="preserve">Restricted - </w:t>
      </w:r>
      <w:r w:rsidRPr="0065286E">
        <w:rPr>
          <w:color w:val="FFE598"/>
          <w:rtl/>
        </w:rPr>
        <w:t>مقيد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FD53F" w14:textId="1C5B94BD" w:rsidR="0065286E" w:rsidRDefault="0065286E" w:rsidP="0065286E">
    <w:pPr>
      <w:pStyle w:val="Header"/>
      <w:jc w:val="center"/>
    </w:pPr>
    <w:fldSimple w:instr=" DOCPROPERTY SecloreClassificationHeaderTextValue \* MERGEFORMAT ">
      <w:r w:rsidRPr="0065286E">
        <w:rPr>
          <w:color w:val="FFE598"/>
        </w:rPr>
        <w:t xml:space="preserve">Restricted - </w:t>
      </w:r>
      <w:r w:rsidRPr="0065286E">
        <w:rPr>
          <w:color w:val="FFE598"/>
          <w:rtl/>
        </w:rPr>
        <w:t>مقيد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DD615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523DE"/>
    <w:multiLevelType w:val="hybridMultilevel"/>
    <w:tmpl w:val="8DD0D014"/>
    <w:lvl w:ilvl="0" w:tplc="BB149BD0">
      <w:start w:val="7"/>
      <w:numFmt w:val="bullet"/>
      <w:lvlText w:val="•"/>
      <w:lvlJc w:val="left"/>
      <w:pPr>
        <w:ind w:left="1080" w:hanging="720"/>
      </w:pPr>
      <w:rPr>
        <w:rFonts w:ascii="Frutiger LT Arabic 45 Light" w:eastAsiaTheme="minorEastAsia" w:hAnsi="Frutiger LT Arabic 45 Light" w:cs="Frutiger LT Arabic 45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82E29"/>
    <w:multiLevelType w:val="hybridMultilevel"/>
    <w:tmpl w:val="B4883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B247C"/>
    <w:multiLevelType w:val="hybridMultilevel"/>
    <w:tmpl w:val="B2807424"/>
    <w:lvl w:ilvl="0" w:tplc="E968DC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34B16"/>
    <w:multiLevelType w:val="hybridMultilevel"/>
    <w:tmpl w:val="A330E0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65369"/>
    <w:multiLevelType w:val="hybridMultilevel"/>
    <w:tmpl w:val="31029BFA"/>
    <w:lvl w:ilvl="0" w:tplc="BB149BD0">
      <w:start w:val="7"/>
      <w:numFmt w:val="bullet"/>
      <w:lvlText w:val="•"/>
      <w:lvlJc w:val="left"/>
      <w:pPr>
        <w:ind w:left="1080" w:hanging="720"/>
      </w:pPr>
      <w:rPr>
        <w:rFonts w:ascii="Frutiger LT Arabic 45 Light" w:eastAsiaTheme="minorEastAsia" w:hAnsi="Frutiger LT Arabic 45 Light" w:cs="Frutiger LT Arabic 45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D7DB3"/>
    <w:multiLevelType w:val="multilevel"/>
    <w:tmpl w:val="154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872FC"/>
    <w:multiLevelType w:val="hybridMultilevel"/>
    <w:tmpl w:val="BE0C50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A341BE"/>
    <w:multiLevelType w:val="hybridMultilevel"/>
    <w:tmpl w:val="8558E8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E5C6F"/>
    <w:multiLevelType w:val="hybridMultilevel"/>
    <w:tmpl w:val="C0983F7E"/>
    <w:lvl w:ilvl="0" w:tplc="BB149BD0">
      <w:start w:val="7"/>
      <w:numFmt w:val="bullet"/>
      <w:lvlText w:val="•"/>
      <w:lvlJc w:val="left"/>
      <w:pPr>
        <w:ind w:left="1080" w:hanging="720"/>
      </w:pPr>
      <w:rPr>
        <w:rFonts w:ascii="Frutiger LT Arabic 45 Light" w:eastAsiaTheme="minorEastAsia" w:hAnsi="Frutiger LT Arabic 45 Light" w:cs="Frutiger LT Arabic 45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E80978"/>
    <w:multiLevelType w:val="hybridMultilevel"/>
    <w:tmpl w:val="DE46C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823E2"/>
    <w:multiLevelType w:val="hybridMultilevel"/>
    <w:tmpl w:val="92F69146"/>
    <w:lvl w:ilvl="0" w:tplc="BB149BD0">
      <w:start w:val="7"/>
      <w:numFmt w:val="bullet"/>
      <w:lvlText w:val="•"/>
      <w:lvlJc w:val="left"/>
      <w:pPr>
        <w:ind w:left="1080" w:hanging="720"/>
      </w:pPr>
      <w:rPr>
        <w:rFonts w:ascii="Frutiger LT Arabic 45 Light" w:eastAsiaTheme="minorEastAsia" w:hAnsi="Frutiger LT Arabic 45 Light" w:cs="Frutiger LT Arabic 45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621561"/>
    <w:multiLevelType w:val="hybridMultilevel"/>
    <w:tmpl w:val="C10EE2A0"/>
    <w:lvl w:ilvl="0" w:tplc="BB149BD0">
      <w:start w:val="7"/>
      <w:numFmt w:val="bullet"/>
      <w:lvlText w:val="•"/>
      <w:lvlJc w:val="left"/>
      <w:pPr>
        <w:ind w:left="1080" w:hanging="720"/>
      </w:pPr>
      <w:rPr>
        <w:rFonts w:ascii="Frutiger LT Arabic 45 Light" w:eastAsiaTheme="minorEastAsia" w:hAnsi="Frutiger LT Arabic 45 Light" w:cs="Frutiger LT Arabic 45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46104"/>
    <w:multiLevelType w:val="hybridMultilevel"/>
    <w:tmpl w:val="6818D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EB208F"/>
    <w:multiLevelType w:val="hybridMultilevel"/>
    <w:tmpl w:val="2826C108"/>
    <w:lvl w:ilvl="0" w:tplc="BB149BD0">
      <w:start w:val="7"/>
      <w:numFmt w:val="bullet"/>
      <w:lvlText w:val="•"/>
      <w:lvlJc w:val="left"/>
      <w:pPr>
        <w:ind w:left="1080" w:hanging="720"/>
      </w:pPr>
      <w:rPr>
        <w:rFonts w:ascii="Frutiger LT Arabic 45 Light" w:eastAsiaTheme="minorEastAsia" w:hAnsi="Frutiger LT Arabic 45 Light" w:cs="Frutiger LT Arabic 45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697863"/>
    <w:multiLevelType w:val="hybridMultilevel"/>
    <w:tmpl w:val="7B8654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237616">
    <w:abstractNumId w:val="0"/>
  </w:num>
  <w:num w:numId="2" w16cid:durableId="84110049">
    <w:abstractNumId w:val="8"/>
  </w:num>
  <w:num w:numId="3" w16cid:durableId="1972244246">
    <w:abstractNumId w:val="10"/>
  </w:num>
  <w:num w:numId="4" w16cid:durableId="1442141593">
    <w:abstractNumId w:val="14"/>
  </w:num>
  <w:num w:numId="5" w16cid:durableId="1098673458">
    <w:abstractNumId w:val="4"/>
  </w:num>
  <w:num w:numId="6" w16cid:durableId="74671787">
    <w:abstractNumId w:val="3"/>
  </w:num>
  <w:num w:numId="7" w16cid:durableId="580024065">
    <w:abstractNumId w:val="7"/>
  </w:num>
  <w:num w:numId="8" w16cid:durableId="631861923">
    <w:abstractNumId w:val="15"/>
  </w:num>
  <w:num w:numId="9" w16cid:durableId="851915125">
    <w:abstractNumId w:val="13"/>
  </w:num>
  <w:num w:numId="10" w16cid:durableId="1429304562">
    <w:abstractNumId w:val="5"/>
  </w:num>
  <w:num w:numId="11" w16cid:durableId="770122578">
    <w:abstractNumId w:val="11"/>
  </w:num>
  <w:num w:numId="12" w16cid:durableId="315960252">
    <w:abstractNumId w:val="9"/>
  </w:num>
  <w:num w:numId="13" w16cid:durableId="1057821122">
    <w:abstractNumId w:val="12"/>
  </w:num>
  <w:num w:numId="14" w16cid:durableId="1172918700">
    <w:abstractNumId w:val="1"/>
  </w:num>
  <w:num w:numId="15" w16cid:durableId="1215921412">
    <w:abstractNumId w:val="6"/>
  </w:num>
  <w:num w:numId="16" w16cid:durableId="209690012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Majed A. Almalki">
    <w15:presenceInfo w15:providerId="None" w15:userId="Dr.Majed A. Almalk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ar-SA" w:vendorID="64" w:dllVersion="6" w:nlCheck="1" w:checkStyle="0"/>
  <w:activeWritingStyle w:appName="MSWord" w:lang="en-US" w:vendorID="64" w:dllVersion="6" w:nlCheck="1" w:checkStyle="1"/>
  <w:activeWritingStyle w:appName="MSWord" w:lang="ar-SA" w:vendorID="64" w:dllVersion="0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C42"/>
    <w:rsid w:val="0003321D"/>
    <w:rsid w:val="0007132D"/>
    <w:rsid w:val="00090900"/>
    <w:rsid w:val="00101F35"/>
    <w:rsid w:val="00107B92"/>
    <w:rsid w:val="001403C3"/>
    <w:rsid w:val="00153E17"/>
    <w:rsid w:val="001C3BEA"/>
    <w:rsid w:val="001D764E"/>
    <w:rsid w:val="00230F7A"/>
    <w:rsid w:val="00242C1C"/>
    <w:rsid w:val="002C7020"/>
    <w:rsid w:val="0035794F"/>
    <w:rsid w:val="003A07E2"/>
    <w:rsid w:val="003B5D47"/>
    <w:rsid w:val="00404864"/>
    <w:rsid w:val="004A1C27"/>
    <w:rsid w:val="0051782F"/>
    <w:rsid w:val="005A78E9"/>
    <w:rsid w:val="005D01E4"/>
    <w:rsid w:val="0062151D"/>
    <w:rsid w:val="00633D1B"/>
    <w:rsid w:val="0065286E"/>
    <w:rsid w:val="00663723"/>
    <w:rsid w:val="00697F51"/>
    <w:rsid w:val="006A242C"/>
    <w:rsid w:val="006C258A"/>
    <w:rsid w:val="00755417"/>
    <w:rsid w:val="007657DA"/>
    <w:rsid w:val="007746E6"/>
    <w:rsid w:val="00936C42"/>
    <w:rsid w:val="0097621B"/>
    <w:rsid w:val="009C49C0"/>
    <w:rsid w:val="00A4575F"/>
    <w:rsid w:val="00B3752A"/>
    <w:rsid w:val="00BC3A44"/>
    <w:rsid w:val="00C41E6B"/>
    <w:rsid w:val="00C80E1D"/>
    <w:rsid w:val="00CA753D"/>
    <w:rsid w:val="00CB156D"/>
    <w:rsid w:val="00DB6FE5"/>
    <w:rsid w:val="00E6394B"/>
    <w:rsid w:val="00E71D51"/>
    <w:rsid w:val="00F156B5"/>
    <w:rsid w:val="00F3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4933"/>
  <w15:chartTrackingRefBased/>
  <w15:docId w15:val="{85E1C133-7446-4D36-A5EF-3E338627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C42"/>
    <w:pPr>
      <w:spacing w:after="200" w:line="276" w:lineRule="auto"/>
    </w:pPr>
    <w:rPr>
      <w:rFonts w:ascii="Calibri" w:eastAsiaTheme="minorEastAsia" w:hAnsi="Calibri" w:cs="Arial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C4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36C42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2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86E"/>
    <w:rPr>
      <w:rFonts w:ascii="Calibri" w:eastAsiaTheme="minorEastAsia" w:hAnsi="Calibri" w:cs="Arial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2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86E"/>
    <w:rPr>
      <w:rFonts w:ascii="Calibri" w:eastAsiaTheme="minorEastAsia" w:hAnsi="Calibri" w:cs="Arial"/>
      <w:kern w:val="0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41E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1E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1E6B"/>
    <w:rPr>
      <w:rFonts w:ascii="Calibri" w:eastAsiaTheme="minorEastAsia" w:hAnsi="Calibri" w:cs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1E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1E6B"/>
    <w:rPr>
      <w:rFonts w:ascii="Calibri" w:eastAsiaTheme="minorEastAsia" w:hAnsi="Calibri" w:cs="Arial"/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1E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E6B"/>
    <w:rPr>
      <w:rFonts w:ascii="Segoe UI" w:eastAsiaTheme="minorEastAsia" w:hAnsi="Segoe UI" w:cs="Segoe UI"/>
      <w:kern w:val="0"/>
      <w:sz w:val="18"/>
      <w:szCs w:val="18"/>
      <w14:ligatures w14:val="none"/>
    </w:rPr>
  </w:style>
  <w:style w:type="paragraph" w:styleId="Revision">
    <w:name w:val="Revision"/>
    <w:hidden/>
    <w:uiPriority w:val="99"/>
    <w:semiHidden/>
    <w:rsid w:val="00BC3A44"/>
    <w:pPr>
      <w:spacing w:after="0" w:line="240" w:lineRule="auto"/>
    </w:pPr>
    <w:rPr>
      <w:rFonts w:ascii="Calibri" w:eastAsiaTheme="minorEastAsia" w:hAnsi="Calibri" w:cs="Arial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757</Words>
  <Characters>4458</Characters>
  <Application>Microsoft Office Word</Application>
  <DocSecurity>0</DocSecurity>
  <Lines>148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S. AlOdadi</dc:creator>
  <cp:keywords/>
  <dc:description/>
  <cp:lastModifiedBy>Abdulaziz S. AlOdadi</cp:lastModifiedBy>
  <cp:revision>5</cp:revision>
  <dcterms:created xsi:type="dcterms:W3CDTF">2026-02-25T14:38:00Z</dcterms:created>
  <dcterms:modified xsi:type="dcterms:W3CDTF">2026-02-28T20:55:00Z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{"KACST Production PolicyServer (824c57a0d95fab74b7ce9e1e523abbc35776f2ce)":{"ClassificationDisplayName":"Restricted - مقيد","ClassificationMode":"ClassificationMode_UserDriven","LabelId":"10003","Version":"1"}}</vt:lpwstr>
  </property>
  <property fmtid="{D5CDD505-2E9C-101B-9397-08002B2CF9AE}" pid="3" name="SecloreClassificationDisplayName_824c57a0d95fab74b7ce9e1e523abbc35776f2ce">
    <vt:lpwstr>Restricted - مقيد</vt:lpwstr>
  </property>
  <property fmtid="{D5CDD505-2E9C-101B-9397-08002B2CF9AE}" pid="4" name="SecloreClassificationHeaderTextValue">
    <vt:lpwstr>Restricted - مقيد</vt:lpwstr>
  </property>
  <property fmtid="{D5CDD505-2E9C-101B-9397-08002B2CF9AE}" pid="5" name="SecloreClassificationHeaderColorHex">
    <vt:lpwstr>#ffe598</vt:lpwstr>
  </property>
  <property fmtid="{D5CDD505-2E9C-101B-9397-08002B2CF9AE}" pid="6" name="SecloreClassificationHeaderFontSize">
    <vt:lpwstr>12</vt:lpwstr>
  </property>
  <property fmtid="{D5CDD505-2E9C-101B-9397-08002B2CF9AE}" pid="7" name="SecloreClassificationHeaderAlignment">
    <vt:lpwstr>Center</vt:lpwstr>
  </property>
</Properties>
</file>